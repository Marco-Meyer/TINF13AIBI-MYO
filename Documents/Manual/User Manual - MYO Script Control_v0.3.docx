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37503610"/>
        <w:docPartObj>
          <w:docPartGallery w:val="Cover Pages"/>
          <w:docPartUnique/>
        </w:docPartObj>
      </w:sdtPr>
      <w:sdtContent>
        <w:p w14:paraId="1838E8B3" w14:textId="77777777" w:rsidR="008B0FFB" w:rsidRDefault="008B0FFB"/>
        <w:p w14:paraId="5A43D060" w14:textId="4B022007" w:rsidR="008B0FFB" w:rsidRDefault="009816A8">
          <w:r>
            <w:rPr>
              <w:noProof/>
              <w:lang w:eastAsia="de-DE"/>
            </w:rPr>
            <mc:AlternateContent>
              <mc:Choice Requires="wpg">
                <w:drawing>
                  <wp:anchor distT="0" distB="0" distL="114300" distR="114300" simplePos="0" relativeHeight="251659264" behindDoc="1" locked="0" layoutInCell="1" allowOverlap="1" wp14:anchorId="5EC96A4D" wp14:editId="281F11F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637655" cy="7155180"/>
                    <wp:effectExtent l="0" t="0" r="635"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637655" cy="7155180"/>
                              <a:chOff x="0" y="0"/>
                              <a:chExt cx="5561330" cy="5404485"/>
                            </a:xfrm>
                          </wpg:grpSpPr>
                          <wps:wsp>
                            <wps:cNvPr id="126" name="Freihand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F75FD27" w14:textId="77777777" w:rsidR="009144BE" w:rsidRDefault="009144BE">
                                  <w:pPr>
                                    <w:rPr>
                                      <w:color w:val="FFFFFF" w:themeColor="background1"/>
                                      <w:sz w:val="72"/>
                                      <w:szCs w:val="72"/>
                                    </w:rPr>
                                  </w:pPr>
                                  <w:sdt>
                                    <w:sdtPr>
                                      <w:rPr>
                                        <w:color w:val="FFFFFF" w:themeColor="background1"/>
                                        <w:sz w:val="72"/>
                                        <w:szCs w:val="72"/>
                                      </w:rPr>
                                      <w:alias w:val="Titel"/>
                                      <w:tag w:val=""/>
                                      <w:id w:val="-742412154"/>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Bedienungsanleitung</w:t>
                                      </w:r>
                                    </w:sdtContent>
                                  </w:sdt>
                                </w:p>
                              </w:txbxContent>
                            </wps:txbx>
                            <wps:bodyPr rot="0" vert="horz" wrap="square" lIns="914400" tIns="1097280" rIns="1097280" bIns="1097280" anchor="b" anchorCtr="0" upright="1">
                              <a:noAutofit/>
                            </wps:bodyPr>
                          </wps:wsp>
                          <wps:wsp>
                            <wps:cNvPr id="127" name="Freihand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EC96A4D" id="Gruppe 125" o:spid="_x0000_s1026" style="position:absolute;margin-left:0;margin-top:0;width:522.65pt;height:563.4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">
                    <o:lock v:ext="edit" aspectratio="t"/>
                    <v:shape id="Freihand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F75FD27" w14:textId="77777777" w:rsidR="009144BE" w:rsidRDefault="009144BE">
                            <w:pPr>
                              <w:rPr>
                                <w:color w:val="FFFFFF" w:themeColor="background1"/>
                                <w:sz w:val="72"/>
                                <w:szCs w:val="72"/>
                              </w:rPr>
                            </w:pPr>
                            <w:sdt>
                              <w:sdtPr>
                                <w:rPr>
                                  <w:color w:val="FFFFFF" w:themeColor="background1"/>
                                  <w:sz w:val="72"/>
                                  <w:szCs w:val="72"/>
                                </w:rPr>
                                <w:alias w:val="Titel"/>
                                <w:tag w:val=""/>
                                <w:id w:val="-742412154"/>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Bedienungsanleitung</w:t>
                                </w:r>
                              </w:sdtContent>
                            </w:sdt>
                          </w:p>
                        </w:txbxContent>
                      </v:textbox>
                    </v:shape>
                    <v:shape id="Freihand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de-DE"/>
            </w:rPr>
            <mc:AlternateContent>
              <mc:Choice Requires="wps">
                <w:drawing>
                  <wp:anchor distT="0" distB="0" distL="114300" distR="114300" simplePos="0" relativeHeight="251662336" behindDoc="0" locked="0" layoutInCell="1" allowOverlap="1" wp14:anchorId="70000594" wp14:editId="2A0814DC">
                    <wp:simplePos x="0" y="0"/>
                    <wp:positionH relativeFrom="page">
                      <wp:align>center</wp:align>
                    </wp:positionH>
                    <wp:positionV relativeFrom="margin">
                      <wp:align>bottom</wp:align>
                    </wp:positionV>
                    <wp:extent cx="6643370" cy="139700"/>
                    <wp:effectExtent l="0" t="0" r="0" b="6350"/>
                    <wp:wrapSquare wrapText="bothSides"/>
                    <wp:docPr id="128" name="Textfeld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3370" cy="13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8A56F" w14:textId="77777777" w:rsidR="009144BE" w:rsidRDefault="009144BE">
                                <w:pPr>
                                  <w:pStyle w:val="KeinLeerraum"/>
                                  <w:rPr>
                                    <w:color w:val="7F7F7F" w:themeColor="text1" w:themeTint="80"/>
                                    <w:sz w:val="18"/>
                                    <w:szCs w:val="18"/>
                                  </w:rPr>
                                </w:pPr>
                                <w:sdt>
                                  <w:sdtPr>
                                    <w:rPr>
                                      <w:caps/>
                                      <w:color w:val="7F7F7F" w:themeColor="text1" w:themeTint="80"/>
                                      <w:sz w:val="18"/>
                                      <w:szCs w:val="18"/>
                                    </w:rPr>
                                    <w:alias w:val="Firma"/>
                                    <w:tag w:val=""/>
                                    <w:id w:val="1527598220"/>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Team MYO</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resse"/>
                                    <w:tag w:val=""/>
                                    <w:id w:val="-311867130"/>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DHBW Mannheim</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0000594" id="_x0000_t202" coordsize="21600,21600" o:spt="202" path="m,l,21600r21600,l21600,xe">
                    <v:stroke joinstyle="miter"/>
                    <v:path gradientshapeok="t" o:connecttype="rect"/>
                  </v:shapetype>
                  <v:shape id="Textfeld 128" o:spid="_x0000_s1029" type="#_x0000_t202" style="position:absolute;margin-left:0;margin-top:0;width:523.1pt;height:11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" filled="f" stroked="f" strokeweight=".5pt">
                    <v:path arrowok="t"/>
                    <v:textbox style="mso-fit-shape-to-text:t" inset="1in,0,86.4pt,0">
                      <w:txbxContent>
                        <w:p w14:paraId="7D28A56F" w14:textId="77777777" w:rsidR="009144BE" w:rsidRDefault="009144BE">
                          <w:pPr>
                            <w:pStyle w:val="KeinLeerraum"/>
                            <w:rPr>
                              <w:color w:val="7F7F7F" w:themeColor="text1" w:themeTint="80"/>
                              <w:sz w:val="18"/>
                              <w:szCs w:val="18"/>
                            </w:rPr>
                          </w:pPr>
                          <w:sdt>
                            <w:sdtPr>
                              <w:rPr>
                                <w:caps/>
                                <w:color w:val="7F7F7F" w:themeColor="text1" w:themeTint="80"/>
                                <w:sz w:val="18"/>
                                <w:szCs w:val="18"/>
                              </w:rPr>
                              <w:alias w:val="Firma"/>
                              <w:tag w:val=""/>
                              <w:id w:val="1527598220"/>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Team MYO</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resse"/>
                              <w:tag w:val=""/>
                              <w:id w:val="-311867130"/>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DHBW Mannheim</w:t>
                              </w:r>
                            </w:sdtContent>
                          </w:sdt>
                        </w:p>
                      </w:txbxContent>
                    </v:textbox>
                    <w10:wrap type="square" anchorx="page" anchory="margin"/>
                  </v:shape>
                </w:pict>
              </mc:Fallback>
            </mc:AlternateContent>
          </w:r>
          <w:r>
            <w:rPr>
              <w:noProof/>
              <w:lang w:eastAsia="de-DE"/>
            </w:rPr>
            <mc:AlternateContent>
              <mc:Choice Requires="wps">
                <w:drawing>
                  <wp:anchor distT="0" distB="0" distL="114300" distR="114300" simplePos="0" relativeHeight="251661312" behindDoc="0" locked="0" layoutInCell="1" allowOverlap="1" wp14:anchorId="4BE2F766" wp14:editId="3A513BB6">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6643370" cy="727075"/>
                    <wp:effectExtent l="0" t="0" r="0" b="9525"/>
                    <wp:wrapSquare wrapText="bothSides"/>
                    <wp:docPr id="129" name="Textfeld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3370" cy="727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color w:val="5B9BD5" w:themeColor="accent1"/>
                                    <w:sz w:val="36"/>
                                    <w:szCs w:val="28"/>
                                    <w:lang w:val="en-GB"/>
                                  </w:rPr>
                                  <w:alias w:val="Untertitel"/>
                                  <w:tag w:val=""/>
                                  <w:id w:val="-879168469"/>
                                  <w:dataBinding w:prefixMappings="xmlns:ns0='http://purl.org/dc/elements/1.1/' xmlns:ns1='http://schemas.openxmlformats.org/package/2006/metadata/core-properties' " w:xpath="/ns1:coreProperties[1]/ns0:subject[1]" w:storeItemID="{6C3C8BC8-F283-45AE-878A-BAB7291924A1}"/>
                                  <w:text/>
                                </w:sdtPr>
                                <w:sdtContent>
                                  <w:p w14:paraId="3B80813D" w14:textId="77777777" w:rsidR="009144BE" w:rsidRPr="008B0FFB" w:rsidRDefault="009144BE">
                                    <w:pPr>
                                      <w:pStyle w:val="KeinLeerraum"/>
                                      <w:spacing w:before="40" w:after="40"/>
                                      <w:rPr>
                                        <w:b/>
                                        <w:caps/>
                                        <w:color w:val="5B9BD5" w:themeColor="accent1"/>
                                        <w:sz w:val="28"/>
                                        <w:szCs w:val="28"/>
                                        <w:lang w:val="en-GB"/>
                                      </w:rPr>
                                    </w:pPr>
                                    <w:r w:rsidRPr="008B0FFB">
                                      <w:rPr>
                                        <w:b/>
                                        <w:caps/>
                                        <w:color w:val="5B9BD5" w:themeColor="accent1"/>
                                        <w:sz w:val="36"/>
                                        <w:szCs w:val="28"/>
                                        <w:lang w:val="en-GB"/>
                                      </w:rPr>
                                      <w:t>MYO Script Control</w:t>
                                    </w:r>
                                  </w:p>
                                </w:sdtContent>
                              </w:sdt>
                              <w:sdt>
                                <w:sdtPr>
                                  <w:rPr>
                                    <w:caps/>
                                    <w:color w:val="4472C4" w:themeColor="accent5"/>
                                    <w:sz w:val="24"/>
                                    <w:szCs w:val="24"/>
                                    <w:lang w:val="en-GB"/>
                                  </w:rPr>
                                  <w:alias w:val="Autor"/>
                                  <w:tag w:val=""/>
                                  <w:id w:val="-1910070872"/>
                                  <w:dataBinding w:prefixMappings="xmlns:ns0='http://purl.org/dc/elements/1.1/' xmlns:ns1='http://schemas.openxmlformats.org/package/2006/metadata/core-properties' " w:xpath="/ns1:coreProperties[1]/ns0:creator[1]" w:storeItemID="{6C3C8BC8-F283-45AE-878A-BAB7291924A1}"/>
                                  <w:text/>
                                </w:sdtPr>
                                <w:sdtContent>
                                  <w:p w14:paraId="4BEAE81C" w14:textId="77777777" w:rsidR="009144BE" w:rsidRPr="008B0FFB" w:rsidRDefault="009144BE">
                                    <w:pPr>
                                      <w:pStyle w:val="KeinLeerraum"/>
                                      <w:spacing w:before="40" w:after="40"/>
                                      <w:rPr>
                                        <w:caps/>
                                        <w:color w:val="4472C4" w:themeColor="accent5"/>
                                        <w:sz w:val="24"/>
                                        <w:szCs w:val="24"/>
                                        <w:lang w:val="en-GB"/>
                                      </w:rPr>
                                    </w:pPr>
                                    <w:r w:rsidRPr="008B0FFB">
                                      <w:rPr>
                                        <w:caps/>
                                        <w:color w:val="4472C4" w:themeColor="accent5"/>
                                        <w:sz w:val="24"/>
                                        <w:szCs w:val="24"/>
                                        <w:lang w:val="en-GB"/>
                                      </w:rPr>
                                      <w:t>Daniel Thomalla,</w:t>
                                    </w:r>
                                    <w:r>
                                      <w:rPr>
                                        <w:caps/>
                                        <w:color w:val="4472C4" w:themeColor="accent5"/>
                                        <w:sz w:val="24"/>
                                        <w:szCs w:val="24"/>
                                        <w:lang w:val="en-GB"/>
                                      </w:rPr>
                                      <w:t xml:space="preserve"> Marco Meyer, Simon Diggelmann, </w:t>
                                    </w:r>
                                    <w:r w:rsidRPr="008B0FFB">
                                      <w:rPr>
                                        <w:caps/>
                                        <w:color w:val="4472C4" w:themeColor="accent5"/>
                                        <w:sz w:val="24"/>
                                        <w:szCs w:val="24"/>
                                        <w:lang w:val="en-GB"/>
                                      </w:rPr>
                                      <w:t>Tabea Kiupel, Felix Helfrich, Alexander Küppers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BE2F766" id="Textfeld 129" o:spid="_x0000_s1030" type="#_x0000_t202" style="position:absolute;margin-left:0;margin-top:0;width:523.1pt;height:57.2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" filled="f" stroked="f" strokeweight=".5pt">
                    <v:path arrowok="t"/>
                    <v:textbox style="mso-fit-shape-to-text:t" inset="1in,0,86.4pt,0">
                      <w:txbxContent>
                        <w:sdt>
                          <w:sdtPr>
                            <w:rPr>
                              <w:b/>
                              <w:caps/>
                              <w:color w:val="5B9BD5" w:themeColor="accent1"/>
                              <w:sz w:val="36"/>
                              <w:szCs w:val="28"/>
                              <w:lang w:val="en-GB"/>
                            </w:rPr>
                            <w:alias w:val="Untertitel"/>
                            <w:tag w:val=""/>
                            <w:id w:val="-879168469"/>
                            <w:dataBinding w:prefixMappings="xmlns:ns0='http://purl.org/dc/elements/1.1/' xmlns:ns1='http://schemas.openxmlformats.org/package/2006/metadata/core-properties' " w:xpath="/ns1:coreProperties[1]/ns0:subject[1]" w:storeItemID="{6C3C8BC8-F283-45AE-878A-BAB7291924A1}"/>
                            <w:text/>
                          </w:sdtPr>
                          <w:sdtContent>
                            <w:p w14:paraId="3B80813D" w14:textId="77777777" w:rsidR="009144BE" w:rsidRPr="008B0FFB" w:rsidRDefault="009144BE">
                              <w:pPr>
                                <w:pStyle w:val="KeinLeerraum"/>
                                <w:spacing w:before="40" w:after="40"/>
                                <w:rPr>
                                  <w:b/>
                                  <w:caps/>
                                  <w:color w:val="5B9BD5" w:themeColor="accent1"/>
                                  <w:sz w:val="28"/>
                                  <w:szCs w:val="28"/>
                                  <w:lang w:val="en-GB"/>
                                </w:rPr>
                              </w:pPr>
                              <w:r w:rsidRPr="008B0FFB">
                                <w:rPr>
                                  <w:b/>
                                  <w:caps/>
                                  <w:color w:val="5B9BD5" w:themeColor="accent1"/>
                                  <w:sz w:val="36"/>
                                  <w:szCs w:val="28"/>
                                  <w:lang w:val="en-GB"/>
                                </w:rPr>
                                <w:t>MYO Script Control</w:t>
                              </w:r>
                            </w:p>
                          </w:sdtContent>
                        </w:sdt>
                        <w:sdt>
                          <w:sdtPr>
                            <w:rPr>
                              <w:caps/>
                              <w:color w:val="4472C4" w:themeColor="accent5"/>
                              <w:sz w:val="24"/>
                              <w:szCs w:val="24"/>
                              <w:lang w:val="en-GB"/>
                            </w:rPr>
                            <w:alias w:val="Autor"/>
                            <w:tag w:val=""/>
                            <w:id w:val="-1910070872"/>
                            <w:dataBinding w:prefixMappings="xmlns:ns0='http://purl.org/dc/elements/1.1/' xmlns:ns1='http://schemas.openxmlformats.org/package/2006/metadata/core-properties' " w:xpath="/ns1:coreProperties[1]/ns0:creator[1]" w:storeItemID="{6C3C8BC8-F283-45AE-878A-BAB7291924A1}"/>
                            <w:text/>
                          </w:sdtPr>
                          <w:sdtContent>
                            <w:p w14:paraId="4BEAE81C" w14:textId="77777777" w:rsidR="009144BE" w:rsidRPr="008B0FFB" w:rsidRDefault="009144BE">
                              <w:pPr>
                                <w:pStyle w:val="KeinLeerraum"/>
                                <w:spacing w:before="40" w:after="40"/>
                                <w:rPr>
                                  <w:caps/>
                                  <w:color w:val="4472C4" w:themeColor="accent5"/>
                                  <w:sz w:val="24"/>
                                  <w:szCs w:val="24"/>
                                  <w:lang w:val="en-GB"/>
                                </w:rPr>
                              </w:pPr>
                              <w:r w:rsidRPr="008B0FFB">
                                <w:rPr>
                                  <w:caps/>
                                  <w:color w:val="4472C4" w:themeColor="accent5"/>
                                  <w:sz w:val="24"/>
                                  <w:szCs w:val="24"/>
                                  <w:lang w:val="en-GB"/>
                                </w:rPr>
                                <w:t>Daniel Thomalla,</w:t>
                              </w:r>
                              <w:r>
                                <w:rPr>
                                  <w:caps/>
                                  <w:color w:val="4472C4" w:themeColor="accent5"/>
                                  <w:sz w:val="24"/>
                                  <w:szCs w:val="24"/>
                                  <w:lang w:val="en-GB"/>
                                </w:rPr>
                                <w:t xml:space="preserve"> Marco Meyer, Simon Diggelmann, </w:t>
                              </w:r>
                              <w:r w:rsidRPr="008B0FFB">
                                <w:rPr>
                                  <w:caps/>
                                  <w:color w:val="4472C4" w:themeColor="accent5"/>
                                  <w:sz w:val="24"/>
                                  <w:szCs w:val="24"/>
                                  <w:lang w:val="en-GB"/>
                                </w:rPr>
                                <w:t>Tabea Kiupel, Felix Helfrich, Alexander Küppers</w:t>
                              </w:r>
                            </w:p>
                          </w:sdtContent>
                        </w:sdt>
                      </w:txbxContent>
                    </v:textbox>
                    <w10:wrap type="square" anchorx="page" anchory="page"/>
                  </v:shape>
                </w:pict>
              </mc:Fallback>
            </mc:AlternateContent>
          </w:r>
          <w:r>
            <w:rPr>
              <w:noProof/>
              <w:lang w:eastAsia="de-DE"/>
            </w:rPr>
            <mc:AlternateContent>
              <mc:Choice Requires="wps">
                <w:drawing>
                  <wp:anchor distT="0" distB="0" distL="114300" distR="114300" simplePos="0" relativeHeight="251660288" behindDoc="0" locked="0" layoutInCell="1" allowOverlap="1" wp14:anchorId="5D39EEFA" wp14:editId="5BC050C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74675" cy="1047750"/>
                    <wp:effectExtent l="0" t="0" r="0" b="0"/>
                    <wp:wrapNone/>
                    <wp:docPr id="130" name="Rechtec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4675" cy="1047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474112350"/>
                                  <w:dataBinding w:prefixMappings="xmlns:ns0='http://schemas.microsoft.com/office/2006/coverPageProps' " w:xpath="/ns0:CoverPageProperties[1]/ns0:PublishDate[1]" w:storeItemID="{55AF091B-3C7A-41E3-B477-F2FDAA23CFDA}"/>
                                  <w:date w:fullDate="2015-04-17T00:00:00Z">
                                    <w:dateFormat w:val="yyyy"/>
                                    <w:lid w:val="de-DE"/>
                                    <w:storeMappedDataAs w:val="dateTime"/>
                                    <w:calendar w:val="gregorian"/>
                                  </w:date>
                                </w:sdtPr>
                                <w:sdtContent>
                                  <w:p w14:paraId="1C0BE2BE" w14:textId="77777777" w:rsidR="009144BE" w:rsidRDefault="009144BE">
                                    <w:pPr>
                                      <w:pStyle w:val="KeinLeerraum"/>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D39EEFA" id="Rechteck 130" o:spid="_x0000_s1031" style="position:absolute;margin-left:-5.95pt;margin-top:0;width:45.25pt;height:82.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" fillcolor="#5b9bd5 [3204]" stroked="f" strokeweight="1pt">
                    <v:path arrowok="t"/>
                    <o:lock v:ext="edit" aspectratio="t"/>
                    <v:textbox inset="3.6pt,,3.6pt">
                      <w:txbxContent>
                        <w:sdt>
                          <w:sdtPr>
                            <w:rPr>
                              <w:color w:val="FFFFFF" w:themeColor="background1"/>
                              <w:sz w:val="24"/>
                              <w:szCs w:val="24"/>
                            </w:rPr>
                            <w:alias w:val="Jahr"/>
                            <w:tag w:val=""/>
                            <w:id w:val="474112350"/>
                            <w:dataBinding w:prefixMappings="xmlns:ns0='http://schemas.microsoft.com/office/2006/coverPageProps' " w:xpath="/ns0:CoverPageProperties[1]/ns0:PublishDate[1]" w:storeItemID="{55AF091B-3C7A-41E3-B477-F2FDAA23CFDA}"/>
                            <w:date w:fullDate="2015-04-17T00:00:00Z">
                              <w:dateFormat w:val="yyyy"/>
                              <w:lid w:val="de-DE"/>
                              <w:storeMappedDataAs w:val="dateTime"/>
                              <w:calendar w:val="gregorian"/>
                            </w:date>
                          </w:sdtPr>
                          <w:sdtContent>
                            <w:p w14:paraId="1C0BE2BE" w14:textId="77777777" w:rsidR="009144BE" w:rsidRDefault="009144BE">
                              <w:pPr>
                                <w:pStyle w:val="KeinLeerraum"/>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rsidR="008B0FFB">
            <w:br w:type="page"/>
          </w:r>
        </w:p>
      </w:sdtContent>
    </w:sdt>
    <w:sdt>
      <w:sdtPr>
        <w:rPr>
          <w:rFonts w:asciiTheme="minorHAnsi" w:eastAsiaTheme="minorHAnsi" w:hAnsiTheme="minorHAnsi" w:cstheme="minorBidi"/>
          <w:color w:val="auto"/>
          <w:sz w:val="22"/>
          <w:szCs w:val="22"/>
          <w:lang w:eastAsia="en-US"/>
        </w:rPr>
        <w:id w:val="-614446715"/>
        <w:docPartObj>
          <w:docPartGallery w:val="Table of Contents"/>
          <w:docPartUnique/>
        </w:docPartObj>
      </w:sdtPr>
      <w:sdtEndPr>
        <w:rPr>
          <w:b/>
          <w:bCs/>
        </w:rPr>
      </w:sdtEndPr>
      <w:sdtContent>
        <w:commentRangeStart w:id="0" w:displacedByCustomXml="prev"/>
        <w:commentRangeStart w:id="1" w:displacedByCustomXml="prev"/>
        <w:p w14:paraId="769DD94D" w14:textId="51790E0C" w:rsidR="008B0FFB" w:rsidRDefault="008B0FFB">
          <w:pPr>
            <w:pStyle w:val="Inhaltsverzeichnisberschrift"/>
          </w:pPr>
          <w:r>
            <w:t>Inhalt</w:t>
          </w:r>
          <w:commentRangeEnd w:id="1"/>
          <w:r w:rsidR="007B3089">
            <w:rPr>
              <w:rStyle w:val="Kommentarzeichen"/>
              <w:rFonts w:asciiTheme="minorHAnsi" w:eastAsiaTheme="minorHAnsi" w:hAnsiTheme="minorHAnsi" w:cstheme="minorBidi"/>
              <w:color w:val="auto"/>
              <w:lang w:eastAsia="en-US"/>
            </w:rPr>
            <w:commentReference w:id="1"/>
          </w:r>
          <w:commentRangeEnd w:id="0"/>
          <w:r w:rsidR="00E60245">
            <w:rPr>
              <w:rStyle w:val="Kommentarzeichen"/>
              <w:rFonts w:asciiTheme="minorHAnsi" w:eastAsiaTheme="minorHAnsi" w:hAnsiTheme="minorHAnsi" w:cstheme="minorBidi"/>
              <w:color w:val="auto"/>
              <w:lang w:eastAsia="en-US"/>
            </w:rPr>
            <w:commentReference w:id="0"/>
          </w:r>
        </w:p>
        <w:p w14:paraId="53A297F4" w14:textId="77777777" w:rsidR="00CB7A42" w:rsidRDefault="00984E46">
          <w:pPr>
            <w:pStyle w:val="Verzeichnis1"/>
            <w:rPr>
              <w:rFonts w:eastAsiaTheme="minorEastAsia"/>
              <w:noProof/>
              <w:lang w:eastAsia="de-DE"/>
            </w:rPr>
          </w:pPr>
          <w:r>
            <w:fldChar w:fldCharType="begin"/>
          </w:r>
          <w:r>
            <w:instrText xml:space="preserve"> TOC \o "1-4" \h \z \u </w:instrText>
          </w:r>
          <w:r>
            <w:fldChar w:fldCharType="separate"/>
          </w:r>
          <w:hyperlink w:anchor="_Toc417418137" w:history="1">
            <w:r w:rsidR="00CB7A42" w:rsidRPr="00807A4C">
              <w:rPr>
                <w:rStyle w:val="Hyperlink"/>
                <w:noProof/>
              </w:rPr>
              <w:t>Voraussetzungen</w:t>
            </w:r>
            <w:r w:rsidR="00CB7A42">
              <w:rPr>
                <w:noProof/>
                <w:webHidden/>
              </w:rPr>
              <w:tab/>
            </w:r>
            <w:r w:rsidR="00CB7A42">
              <w:rPr>
                <w:noProof/>
                <w:webHidden/>
              </w:rPr>
              <w:fldChar w:fldCharType="begin"/>
            </w:r>
            <w:r w:rsidR="00CB7A42">
              <w:rPr>
                <w:noProof/>
                <w:webHidden/>
              </w:rPr>
              <w:instrText xml:space="preserve"> PAGEREF _Toc417418137 \h </w:instrText>
            </w:r>
            <w:r w:rsidR="00CB7A42">
              <w:rPr>
                <w:noProof/>
                <w:webHidden/>
              </w:rPr>
            </w:r>
            <w:r w:rsidR="00CB7A42">
              <w:rPr>
                <w:noProof/>
                <w:webHidden/>
              </w:rPr>
              <w:fldChar w:fldCharType="separate"/>
            </w:r>
            <w:r w:rsidR="00CB7A42">
              <w:rPr>
                <w:noProof/>
                <w:webHidden/>
              </w:rPr>
              <w:t>2</w:t>
            </w:r>
            <w:r w:rsidR="00CB7A42">
              <w:rPr>
                <w:noProof/>
                <w:webHidden/>
              </w:rPr>
              <w:fldChar w:fldCharType="end"/>
            </w:r>
          </w:hyperlink>
        </w:p>
        <w:p w14:paraId="1FAC428F" w14:textId="77777777" w:rsidR="00CB7A42" w:rsidRDefault="00CB7A42">
          <w:pPr>
            <w:pStyle w:val="Verzeichnis2"/>
            <w:rPr>
              <w:rFonts w:eastAsiaTheme="minorEastAsia"/>
              <w:noProof/>
              <w:lang w:eastAsia="de-DE"/>
            </w:rPr>
          </w:pPr>
          <w:hyperlink w:anchor="_Toc417418138" w:history="1">
            <w:r w:rsidRPr="00807A4C">
              <w:rPr>
                <w:rStyle w:val="Hyperlink"/>
                <w:noProof/>
              </w:rPr>
              <w:t>Hardware</w:t>
            </w:r>
            <w:r>
              <w:rPr>
                <w:noProof/>
                <w:webHidden/>
              </w:rPr>
              <w:tab/>
            </w:r>
            <w:r>
              <w:rPr>
                <w:noProof/>
                <w:webHidden/>
              </w:rPr>
              <w:fldChar w:fldCharType="begin"/>
            </w:r>
            <w:r>
              <w:rPr>
                <w:noProof/>
                <w:webHidden/>
              </w:rPr>
              <w:instrText xml:space="preserve"> PAGEREF _Toc417418138 \h </w:instrText>
            </w:r>
            <w:r>
              <w:rPr>
                <w:noProof/>
                <w:webHidden/>
              </w:rPr>
            </w:r>
            <w:r>
              <w:rPr>
                <w:noProof/>
                <w:webHidden/>
              </w:rPr>
              <w:fldChar w:fldCharType="separate"/>
            </w:r>
            <w:r>
              <w:rPr>
                <w:noProof/>
                <w:webHidden/>
              </w:rPr>
              <w:t>2</w:t>
            </w:r>
            <w:r>
              <w:rPr>
                <w:noProof/>
                <w:webHidden/>
              </w:rPr>
              <w:fldChar w:fldCharType="end"/>
            </w:r>
          </w:hyperlink>
        </w:p>
        <w:p w14:paraId="2E823667" w14:textId="77777777" w:rsidR="00CB7A42" w:rsidRDefault="00CB7A42">
          <w:pPr>
            <w:pStyle w:val="Verzeichnis1"/>
            <w:rPr>
              <w:rFonts w:eastAsiaTheme="minorEastAsia"/>
              <w:noProof/>
              <w:lang w:eastAsia="de-DE"/>
            </w:rPr>
          </w:pPr>
          <w:hyperlink w:anchor="_Toc417418139" w:history="1">
            <w:r w:rsidRPr="00807A4C">
              <w:rPr>
                <w:rStyle w:val="Hyperlink"/>
                <w:noProof/>
              </w:rPr>
              <w:t>Aufsetzen des Systems/Installation</w:t>
            </w:r>
            <w:r>
              <w:rPr>
                <w:noProof/>
                <w:webHidden/>
              </w:rPr>
              <w:tab/>
            </w:r>
            <w:r>
              <w:rPr>
                <w:noProof/>
                <w:webHidden/>
              </w:rPr>
              <w:fldChar w:fldCharType="begin"/>
            </w:r>
            <w:r>
              <w:rPr>
                <w:noProof/>
                <w:webHidden/>
              </w:rPr>
              <w:instrText xml:space="preserve"> PAGEREF _Toc417418139 \h </w:instrText>
            </w:r>
            <w:r>
              <w:rPr>
                <w:noProof/>
                <w:webHidden/>
              </w:rPr>
            </w:r>
            <w:r>
              <w:rPr>
                <w:noProof/>
                <w:webHidden/>
              </w:rPr>
              <w:fldChar w:fldCharType="separate"/>
            </w:r>
            <w:r>
              <w:rPr>
                <w:noProof/>
                <w:webHidden/>
              </w:rPr>
              <w:t>2</w:t>
            </w:r>
            <w:r>
              <w:rPr>
                <w:noProof/>
                <w:webHidden/>
              </w:rPr>
              <w:fldChar w:fldCharType="end"/>
            </w:r>
          </w:hyperlink>
        </w:p>
        <w:p w14:paraId="546DC7B6" w14:textId="77777777" w:rsidR="00CB7A42" w:rsidRDefault="00CB7A42">
          <w:pPr>
            <w:pStyle w:val="Verzeichnis2"/>
            <w:rPr>
              <w:rFonts w:eastAsiaTheme="minorEastAsia"/>
              <w:noProof/>
              <w:lang w:eastAsia="de-DE"/>
            </w:rPr>
          </w:pPr>
          <w:hyperlink w:anchor="_Toc417418140" w:history="1">
            <w:r w:rsidRPr="00807A4C">
              <w:rPr>
                <w:rStyle w:val="Hyperlink"/>
                <w:noProof/>
              </w:rPr>
              <w:t>Installationsdateien</w:t>
            </w:r>
            <w:r>
              <w:rPr>
                <w:noProof/>
                <w:webHidden/>
              </w:rPr>
              <w:tab/>
            </w:r>
            <w:r>
              <w:rPr>
                <w:noProof/>
                <w:webHidden/>
              </w:rPr>
              <w:fldChar w:fldCharType="begin"/>
            </w:r>
            <w:r>
              <w:rPr>
                <w:noProof/>
                <w:webHidden/>
              </w:rPr>
              <w:instrText xml:space="preserve"> PAGEREF _Toc417418140 \h </w:instrText>
            </w:r>
            <w:r>
              <w:rPr>
                <w:noProof/>
                <w:webHidden/>
              </w:rPr>
            </w:r>
            <w:r>
              <w:rPr>
                <w:noProof/>
                <w:webHidden/>
              </w:rPr>
              <w:fldChar w:fldCharType="separate"/>
            </w:r>
            <w:r>
              <w:rPr>
                <w:noProof/>
                <w:webHidden/>
              </w:rPr>
              <w:t>2</w:t>
            </w:r>
            <w:r>
              <w:rPr>
                <w:noProof/>
                <w:webHidden/>
              </w:rPr>
              <w:fldChar w:fldCharType="end"/>
            </w:r>
          </w:hyperlink>
        </w:p>
        <w:p w14:paraId="12937719" w14:textId="77777777" w:rsidR="00CB7A42" w:rsidRDefault="00CB7A42">
          <w:pPr>
            <w:pStyle w:val="Verzeichnis2"/>
            <w:rPr>
              <w:rFonts w:eastAsiaTheme="minorEastAsia"/>
              <w:noProof/>
              <w:lang w:eastAsia="de-DE"/>
            </w:rPr>
          </w:pPr>
          <w:hyperlink w:anchor="_Toc417418141" w:history="1">
            <w:r w:rsidRPr="00807A4C">
              <w:rPr>
                <w:rStyle w:val="Hyperlink"/>
                <w:noProof/>
              </w:rPr>
              <w:t>Installation</w:t>
            </w:r>
            <w:r>
              <w:rPr>
                <w:noProof/>
                <w:webHidden/>
              </w:rPr>
              <w:tab/>
            </w:r>
            <w:r>
              <w:rPr>
                <w:noProof/>
                <w:webHidden/>
              </w:rPr>
              <w:fldChar w:fldCharType="begin"/>
            </w:r>
            <w:r>
              <w:rPr>
                <w:noProof/>
                <w:webHidden/>
              </w:rPr>
              <w:instrText xml:space="preserve"> PAGEREF _Toc417418141 \h </w:instrText>
            </w:r>
            <w:r>
              <w:rPr>
                <w:noProof/>
                <w:webHidden/>
              </w:rPr>
            </w:r>
            <w:r>
              <w:rPr>
                <w:noProof/>
                <w:webHidden/>
              </w:rPr>
              <w:fldChar w:fldCharType="separate"/>
            </w:r>
            <w:r>
              <w:rPr>
                <w:noProof/>
                <w:webHidden/>
              </w:rPr>
              <w:t>2</w:t>
            </w:r>
            <w:r>
              <w:rPr>
                <w:noProof/>
                <w:webHidden/>
              </w:rPr>
              <w:fldChar w:fldCharType="end"/>
            </w:r>
          </w:hyperlink>
        </w:p>
        <w:p w14:paraId="3E4CB5BA" w14:textId="77777777" w:rsidR="00CB7A42" w:rsidRDefault="00CB7A42">
          <w:pPr>
            <w:pStyle w:val="Verzeichnis1"/>
            <w:rPr>
              <w:rFonts w:eastAsiaTheme="minorEastAsia"/>
              <w:noProof/>
              <w:lang w:eastAsia="de-DE"/>
            </w:rPr>
          </w:pPr>
          <w:hyperlink w:anchor="_Toc417418142" w:history="1">
            <w:r w:rsidRPr="00807A4C">
              <w:rPr>
                <w:rStyle w:val="Hyperlink"/>
                <w:noProof/>
              </w:rPr>
              <w:t>Ablauf</w:t>
            </w:r>
            <w:r>
              <w:rPr>
                <w:noProof/>
                <w:webHidden/>
              </w:rPr>
              <w:tab/>
            </w:r>
            <w:r>
              <w:rPr>
                <w:noProof/>
                <w:webHidden/>
              </w:rPr>
              <w:fldChar w:fldCharType="begin"/>
            </w:r>
            <w:r>
              <w:rPr>
                <w:noProof/>
                <w:webHidden/>
              </w:rPr>
              <w:instrText xml:space="preserve"> PAGEREF _Toc417418142 \h </w:instrText>
            </w:r>
            <w:r>
              <w:rPr>
                <w:noProof/>
                <w:webHidden/>
              </w:rPr>
            </w:r>
            <w:r>
              <w:rPr>
                <w:noProof/>
                <w:webHidden/>
              </w:rPr>
              <w:fldChar w:fldCharType="separate"/>
            </w:r>
            <w:r>
              <w:rPr>
                <w:noProof/>
                <w:webHidden/>
              </w:rPr>
              <w:t>4</w:t>
            </w:r>
            <w:r>
              <w:rPr>
                <w:noProof/>
                <w:webHidden/>
              </w:rPr>
              <w:fldChar w:fldCharType="end"/>
            </w:r>
          </w:hyperlink>
        </w:p>
        <w:p w14:paraId="1FE46A87" w14:textId="77777777" w:rsidR="00CB7A42" w:rsidRDefault="00CB7A42">
          <w:pPr>
            <w:pStyle w:val="Verzeichnis2"/>
            <w:rPr>
              <w:rFonts w:eastAsiaTheme="minorEastAsia"/>
              <w:noProof/>
              <w:lang w:eastAsia="de-DE"/>
            </w:rPr>
          </w:pPr>
          <w:hyperlink w:anchor="_Toc417418143" w:history="1">
            <w:r w:rsidRPr="00807A4C">
              <w:rPr>
                <w:rStyle w:val="Hyperlink"/>
                <w:noProof/>
              </w:rPr>
              <w:t>Übersicht im Verlaufsdiagramm</w:t>
            </w:r>
            <w:r>
              <w:rPr>
                <w:noProof/>
                <w:webHidden/>
              </w:rPr>
              <w:tab/>
            </w:r>
            <w:r>
              <w:rPr>
                <w:noProof/>
                <w:webHidden/>
              </w:rPr>
              <w:fldChar w:fldCharType="begin"/>
            </w:r>
            <w:r>
              <w:rPr>
                <w:noProof/>
                <w:webHidden/>
              </w:rPr>
              <w:instrText xml:space="preserve"> PAGEREF _Toc417418143 \h </w:instrText>
            </w:r>
            <w:r>
              <w:rPr>
                <w:noProof/>
                <w:webHidden/>
              </w:rPr>
            </w:r>
            <w:r>
              <w:rPr>
                <w:noProof/>
                <w:webHidden/>
              </w:rPr>
              <w:fldChar w:fldCharType="separate"/>
            </w:r>
            <w:r>
              <w:rPr>
                <w:noProof/>
                <w:webHidden/>
              </w:rPr>
              <w:t>4</w:t>
            </w:r>
            <w:r>
              <w:rPr>
                <w:noProof/>
                <w:webHidden/>
              </w:rPr>
              <w:fldChar w:fldCharType="end"/>
            </w:r>
          </w:hyperlink>
        </w:p>
        <w:p w14:paraId="18D77B3C" w14:textId="77777777" w:rsidR="00CB7A42" w:rsidRDefault="00CB7A42">
          <w:pPr>
            <w:pStyle w:val="Verzeichnis2"/>
            <w:rPr>
              <w:rFonts w:eastAsiaTheme="minorEastAsia"/>
              <w:noProof/>
              <w:lang w:eastAsia="de-DE"/>
            </w:rPr>
          </w:pPr>
          <w:hyperlink w:anchor="_Toc417418144" w:history="1">
            <w:r w:rsidRPr="00807A4C">
              <w:rPr>
                <w:rStyle w:val="Hyperlink"/>
                <w:noProof/>
              </w:rPr>
              <w:t>Beispiel</w:t>
            </w:r>
            <w:r>
              <w:rPr>
                <w:noProof/>
                <w:webHidden/>
              </w:rPr>
              <w:tab/>
            </w:r>
            <w:r>
              <w:rPr>
                <w:noProof/>
                <w:webHidden/>
              </w:rPr>
              <w:fldChar w:fldCharType="begin"/>
            </w:r>
            <w:r>
              <w:rPr>
                <w:noProof/>
                <w:webHidden/>
              </w:rPr>
              <w:instrText xml:space="preserve"> PAGEREF _Toc417418144 \h </w:instrText>
            </w:r>
            <w:r>
              <w:rPr>
                <w:noProof/>
                <w:webHidden/>
              </w:rPr>
            </w:r>
            <w:r>
              <w:rPr>
                <w:noProof/>
                <w:webHidden/>
              </w:rPr>
              <w:fldChar w:fldCharType="separate"/>
            </w:r>
            <w:r>
              <w:rPr>
                <w:noProof/>
                <w:webHidden/>
              </w:rPr>
              <w:t>4</w:t>
            </w:r>
            <w:r>
              <w:rPr>
                <w:noProof/>
                <w:webHidden/>
              </w:rPr>
              <w:fldChar w:fldCharType="end"/>
            </w:r>
          </w:hyperlink>
        </w:p>
        <w:p w14:paraId="1D9F7D7F" w14:textId="77777777" w:rsidR="00CB7A42" w:rsidRDefault="00CB7A42">
          <w:pPr>
            <w:pStyle w:val="Verzeichnis1"/>
            <w:rPr>
              <w:rFonts w:eastAsiaTheme="minorEastAsia"/>
              <w:noProof/>
              <w:lang w:eastAsia="de-DE"/>
            </w:rPr>
          </w:pPr>
          <w:hyperlink w:anchor="_Toc417418145" w:history="1">
            <w:r w:rsidRPr="00807A4C">
              <w:rPr>
                <w:rStyle w:val="Hyperlink"/>
                <w:noProof/>
              </w:rPr>
              <w:t>App-Beschreibung</w:t>
            </w:r>
            <w:r>
              <w:rPr>
                <w:noProof/>
                <w:webHidden/>
              </w:rPr>
              <w:tab/>
            </w:r>
            <w:r>
              <w:rPr>
                <w:noProof/>
                <w:webHidden/>
              </w:rPr>
              <w:fldChar w:fldCharType="begin"/>
            </w:r>
            <w:r>
              <w:rPr>
                <w:noProof/>
                <w:webHidden/>
              </w:rPr>
              <w:instrText xml:space="preserve"> PAGEREF _Toc417418145 \h </w:instrText>
            </w:r>
            <w:r>
              <w:rPr>
                <w:noProof/>
                <w:webHidden/>
              </w:rPr>
            </w:r>
            <w:r>
              <w:rPr>
                <w:noProof/>
                <w:webHidden/>
              </w:rPr>
              <w:fldChar w:fldCharType="separate"/>
            </w:r>
            <w:r>
              <w:rPr>
                <w:noProof/>
                <w:webHidden/>
              </w:rPr>
              <w:t>5</w:t>
            </w:r>
            <w:r>
              <w:rPr>
                <w:noProof/>
                <w:webHidden/>
              </w:rPr>
              <w:fldChar w:fldCharType="end"/>
            </w:r>
          </w:hyperlink>
        </w:p>
        <w:p w14:paraId="0A9E3CAB" w14:textId="77777777" w:rsidR="00CB7A42" w:rsidRDefault="00CB7A42">
          <w:pPr>
            <w:pStyle w:val="Verzeichnis2"/>
            <w:rPr>
              <w:rFonts w:eastAsiaTheme="minorEastAsia"/>
              <w:noProof/>
              <w:lang w:eastAsia="de-DE"/>
            </w:rPr>
          </w:pPr>
          <w:hyperlink w:anchor="_Toc417418146" w:history="1">
            <w:r w:rsidRPr="00807A4C">
              <w:rPr>
                <w:rStyle w:val="Hyperlink"/>
                <w:noProof/>
              </w:rPr>
              <w:t>MYOScriptControl</w:t>
            </w:r>
            <w:r>
              <w:rPr>
                <w:noProof/>
                <w:webHidden/>
              </w:rPr>
              <w:tab/>
            </w:r>
            <w:r>
              <w:rPr>
                <w:noProof/>
                <w:webHidden/>
              </w:rPr>
              <w:fldChar w:fldCharType="begin"/>
            </w:r>
            <w:r>
              <w:rPr>
                <w:noProof/>
                <w:webHidden/>
              </w:rPr>
              <w:instrText xml:space="preserve"> PAGEREF _Toc417418146 \h </w:instrText>
            </w:r>
            <w:r>
              <w:rPr>
                <w:noProof/>
                <w:webHidden/>
              </w:rPr>
            </w:r>
            <w:r>
              <w:rPr>
                <w:noProof/>
                <w:webHidden/>
              </w:rPr>
              <w:fldChar w:fldCharType="separate"/>
            </w:r>
            <w:r>
              <w:rPr>
                <w:noProof/>
                <w:webHidden/>
              </w:rPr>
              <w:t>5</w:t>
            </w:r>
            <w:r>
              <w:rPr>
                <w:noProof/>
                <w:webHidden/>
              </w:rPr>
              <w:fldChar w:fldCharType="end"/>
            </w:r>
          </w:hyperlink>
        </w:p>
        <w:p w14:paraId="738A2331" w14:textId="77777777" w:rsidR="00CB7A42" w:rsidRDefault="00CB7A42">
          <w:pPr>
            <w:pStyle w:val="Verzeichnis3"/>
            <w:tabs>
              <w:tab w:val="right" w:leader="dot" w:pos="9062"/>
            </w:tabs>
            <w:rPr>
              <w:rFonts w:eastAsiaTheme="minorEastAsia"/>
              <w:noProof/>
              <w:lang w:eastAsia="de-DE"/>
            </w:rPr>
          </w:pPr>
          <w:hyperlink w:anchor="_Toc417418147" w:history="1">
            <w:r w:rsidRPr="00807A4C">
              <w:rPr>
                <w:rStyle w:val="Hyperlink"/>
                <w:noProof/>
              </w:rPr>
              <w:t>Hauptbildschirm/Hauptansicht</w:t>
            </w:r>
            <w:r>
              <w:rPr>
                <w:noProof/>
                <w:webHidden/>
              </w:rPr>
              <w:tab/>
            </w:r>
            <w:r>
              <w:rPr>
                <w:noProof/>
                <w:webHidden/>
              </w:rPr>
              <w:fldChar w:fldCharType="begin"/>
            </w:r>
            <w:r>
              <w:rPr>
                <w:noProof/>
                <w:webHidden/>
              </w:rPr>
              <w:instrText xml:space="preserve"> PAGEREF _Toc417418147 \h </w:instrText>
            </w:r>
            <w:r>
              <w:rPr>
                <w:noProof/>
                <w:webHidden/>
              </w:rPr>
            </w:r>
            <w:r>
              <w:rPr>
                <w:noProof/>
                <w:webHidden/>
              </w:rPr>
              <w:fldChar w:fldCharType="separate"/>
            </w:r>
            <w:r>
              <w:rPr>
                <w:noProof/>
                <w:webHidden/>
              </w:rPr>
              <w:t>5</w:t>
            </w:r>
            <w:r>
              <w:rPr>
                <w:noProof/>
                <w:webHidden/>
              </w:rPr>
              <w:fldChar w:fldCharType="end"/>
            </w:r>
          </w:hyperlink>
        </w:p>
        <w:p w14:paraId="1574FC0D" w14:textId="77777777" w:rsidR="00CB7A42" w:rsidRDefault="00CB7A42">
          <w:pPr>
            <w:pStyle w:val="Verzeichnis4"/>
            <w:rPr>
              <w:rFonts w:eastAsiaTheme="minorEastAsia"/>
              <w:noProof/>
              <w:lang w:eastAsia="de-DE"/>
            </w:rPr>
          </w:pPr>
          <w:hyperlink w:anchor="_Toc417418148" w:history="1">
            <w:r w:rsidRPr="00807A4C">
              <w:rPr>
                <w:rStyle w:val="Hyperlink"/>
                <w:noProof/>
              </w:rPr>
              <w:t>Zustandsfarben</w:t>
            </w:r>
            <w:r>
              <w:rPr>
                <w:noProof/>
                <w:webHidden/>
              </w:rPr>
              <w:tab/>
            </w:r>
            <w:r>
              <w:rPr>
                <w:noProof/>
                <w:webHidden/>
              </w:rPr>
              <w:fldChar w:fldCharType="begin"/>
            </w:r>
            <w:r>
              <w:rPr>
                <w:noProof/>
                <w:webHidden/>
              </w:rPr>
              <w:instrText xml:space="preserve"> PAGEREF _Toc417418148 \h </w:instrText>
            </w:r>
            <w:r>
              <w:rPr>
                <w:noProof/>
                <w:webHidden/>
              </w:rPr>
            </w:r>
            <w:r>
              <w:rPr>
                <w:noProof/>
                <w:webHidden/>
              </w:rPr>
              <w:fldChar w:fldCharType="separate"/>
            </w:r>
            <w:r>
              <w:rPr>
                <w:noProof/>
                <w:webHidden/>
              </w:rPr>
              <w:t>5</w:t>
            </w:r>
            <w:r>
              <w:rPr>
                <w:noProof/>
                <w:webHidden/>
              </w:rPr>
              <w:fldChar w:fldCharType="end"/>
            </w:r>
          </w:hyperlink>
        </w:p>
        <w:p w14:paraId="43F62BE8" w14:textId="77777777" w:rsidR="00CB7A42" w:rsidRDefault="00CB7A42">
          <w:pPr>
            <w:pStyle w:val="Verzeichnis4"/>
            <w:rPr>
              <w:rFonts w:eastAsiaTheme="minorEastAsia"/>
              <w:noProof/>
              <w:lang w:eastAsia="de-DE"/>
            </w:rPr>
          </w:pPr>
          <w:hyperlink w:anchor="_Toc417418149" w:history="1">
            <w:r w:rsidRPr="00807A4C">
              <w:rPr>
                <w:rStyle w:val="Hyperlink"/>
                <w:noProof/>
              </w:rPr>
              <w:t>Debug-Mode</w:t>
            </w:r>
            <w:r>
              <w:rPr>
                <w:noProof/>
                <w:webHidden/>
              </w:rPr>
              <w:tab/>
            </w:r>
            <w:r>
              <w:rPr>
                <w:noProof/>
                <w:webHidden/>
              </w:rPr>
              <w:fldChar w:fldCharType="begin"/>
            </w:r>
            <w:r>
              <w:rPr>
                <w:noProof/>
                <w:webHidden/>
              </w:rPr>
              <w:instrText xml:space="preserve"> PAGEREF _Toc417418149 \h </w:instrText>
            </w:r>
            <w:r>
              <w:rPr>
                <w:noProof/>
                <w:webHidden/>
              </w:rPr>
            </w:r>
            <w:r>
              <w:rPr>
                <w:noProof/>
                <w:webHidden/>
              </w:rPr>
              <w:fldChar w:fldCharType="separate"/>
            </w:r>
            <w:r>
              <w:rPr>
                <w:noProof/>
                <w:webHidden/>
              </w:rPr>
              <w:t>5</w:t>
            </w:r>
            <w:r>
              <w:rPr>
                <w:noProof/>
                <w:webHidden/>
              </w:rPr>
              <w:fldChar w:fldCharType="end"/>
            </w:r>
          </w:hyperlink>
        </w:p>
        <w:p w14:paraId="55FF2B10" w14:textId="77777777" w:rsidR="00CB7A42" w:rsidRDefault="00CB7A42">
          <w:pPr>
            <w:pStyle w:val="Verzeichnis3"/>
            <w:tabs>
              <w:tab w:val="right" w:leader="dot" w:pos="9062"/>
            </w:tabs>
            <w:rPr>
              <w:rFonts w:eastAsiaTheme="minorEastAsia"/>
              <w:noProof/>
              <w:lang w:eastAsia="de-DE"/>
            </w:rPr>
          </w:pPr>
          <w:hyperlink w:anchor="_Toc417418150" w:history="1">
            <w:r w:rsidRPr="00807A4C">
              <w:rPr>
                <w:rStyle w:val="Hyperlink"/>
                <w:noProof/>
              </w:rPr>
              <w:t>Gesten</w:t>
            </w:r>
            <w:r>
              <w:rPr>
                <w:noProof/>
                <w:webHidden/>
              </w:rPr>
              <w:tab/>
            </w:r>
            <w:r>
              <w:rPr>
                <w:noProof/>
                <w:webHidden/>
              </w:rPr>
              <w:fldChar w:fldCharType="begin"/>
            </w:r>
            <w:r>
              <w:rPr>
                <w:noProof/>
                <w:webHidden/>
              </w:rPr>
              <w:instrText xml:space="preserve"> PAGEREF _Toc417418150 \h </w:instrText>
            </w:r>
            <w:r>
              <w:rPr>
                <w:noProof/>
                <w:webHidden/>
              </w:rPr>
            </w:r>
            <w:r>
              <w:rPr>
                <w:noProof/>
                <w:webHidden/>
              </w:rPr>
              <w:fldChar w:fldCharType="separate"/>
            </w:r>
            <w:r>
              <w:rPr>
                <w:noProof/>
                <w:webHidden/>
              </w:rPr>
              <w:t>5</w:t>
            </w:r>
            <w:r>
              <w:rPr>
                <w:noProof/>
                <w:webHidden/>
              </w:rPr>
              <w:fldChar w:fldCharType="end"/>
            </w:r>
          </w:hyperlink>
        </w:p>
        <w:p w14:paraId="3923DF1A" w14:textId="77777777" w:rsidR="00CB7A42" w:rsidRDefault="00CB7A42">
          <w:pPr>
            <w:pStyle w:val="Verzeichnis4"/>
            <w:rPr>
              <w:rFonts w:eastAsiaTheme="minorEastAsia"/>
              <w:noProof/>
              <w:lang w:eastAsia="de-DE"/>
            </w:rPr>
          </w:pPr>
          <w:hyperlink w:anchor="_Toc417418151" w:history="1">
            <w:r w:rsidRPr="00807A4C">
              <w:rPr>
                <w:rStyle w:val="Hyperlink"/>
                <w:noProof/>
              </w:rPr>
              <w:t>Aktivierungsgeste</w:t>
            </w:r>
            <w:r>
              <w:rPr>
                <w:noProof/>
                <w:webHidden/>
              </w:rPr>
              <w:tab/>
            </w:r>
            <w:r>
              <w:rPr>
                <w:noProof/>
                <w:webHidden/>
              </w:rPr>
              <w:fldChar w:fldCharType="begin"/>
            </w:r>
            <w:r>
              <w:rPr>
                <w:noProof/>
                <w:webHidden/>
              </w:rPr>
              <w:instrText xml:space="preserve"> PAGEREF _Toc417418151 \h </w:instrText>
            </w:r>
            <w:r>
              <w:rPr>
                <w:noProof/>
                <w:webHidden/>
              </w:rPr>
            </w:r>
            <w:r>
              <w:rPr>
                <w:noProof/>
                <w:webHidden/>
              </w:rPr>
              <w:fldChar w:fldCharType="separate"/>
            </w:r>
            <w:r>
              <w:rPr>
                <w:noProof/>
                <w:webHidden/>
              </w:rPr>
              <w:t>5</w:t>
            </w:r>
            <w:r>
              <w:rPr>
                <w:noProof/>
                <w:webHidden/>
              </w:rPr>
              <w:fldChar w:fldCharType="end"/>
            </w:r>
          </w:hyperlink>
        </w:p>
        <w:p w14:paraId="3032BD91" w14:textId="77777777" w:rsidR="00CB7A42" w:rsidRDefault="00CB7A42">
          <w:pPr>
            <w:pStyle w:val="Verzeichnis4"/>
            <w:rPr>
              <w:rFonts w:eastAsiaTheme="minorEastAsia"/>
              <w:noProof/>
              <w:lang w:eastAsia="de-DE"/>
            </w:rPr>
          </w:pPr>
          <w:hyperlink w:anchor="_Toc417418152" w:history="1">
            <w:r w:rsidRPr="00807A4C">
              <w:rPr>
                <w:rStyle w:val="Hyperlink"/>
                <w:noProof/>
              </w:rPr>
              <w:t>Zentrierung</w:t>
            </w:r>
            <w:r>
              <w:rPr>
                <w:noProof/>
                <w:webHidden/>
              </w:rPr>
              <w:tab/>
            </w:r>
            <w:r>
              <w:rPr>
                <w:noProof/>
                <w:webHidden/>
              </w:rPr>
              <w:fldChar w:fldCharType="begin"/>
            </w:r>
            <w:r>
              <w:rPr>
                <w:noProof/>
                <w:webHidden/>
              </w:rPr>
              <w:instrText xml:space="preserve"> PAGEREF _Toc417418152 \h </w:instrText>
            </w:r>
            <w:r>
              <w:rPr>
                <w:noProof/>
                <w:webHidden/>
              </w:rPr>
            </w:r>
            <w:r>
              <w:rPr>
                <w:noProof/>
                <w:webHidden/>
              </w:rPr>
              <w:fldChar w:fldCharType="separate"/>
            </w:r>
            <w:r>
              <w:rPr>
                <w:noProof/>
                <w:webHidden/>
              </w:rPr>
              <w:t>5</w:t>
            </w:r>
            <w:r>
              <w:rPr>
                <w:noProof/>
                <w:webHidden/>
              </w:rPr>
              <w:fldChar w:fldCharType="end"/>
            </w:r>
          </w:hyperlink>
        </w:p>
        <w:p w14:paraId="259F2457" w14:textId="77777777" w:rsidR="00CB7A42" w:rsidRDefault="00CB7A42">
          <w:pPr>
            <w:pStyle w:val="Verzeichnis4"/>
            <w:rPr>
              <w:rFonts w:eastAsiaTheme="minorEastAsia"/>
              <w:noProof/>
              <w:lang w:eastAsia="de-DE"/>
            </w:rPr>
          </w:pPr>
          <w:hyperlink w:anchor="_Toc417418153" w:history="1">
            <w:r w:rsidRPr="00807A4C">
              <w:rPr>
                <w:rStyle w:val="Hyperlink"/>
                <w:noProof/>
              </w:rPr>
              <w:t>Unlock</w:t>
            </w:r>
            <w:r>
              <w:rPr>
                <w:noProof/>
                <w:webHidden/>
              </w:rPr>
              <w:tab/>
            </w:r>
            <w:r>
              <w:rPr>
                <w:noProof/>
                <w:webHidden/>
              </w:rPr>
              <w:fldChar w:fldCharType="begin"/>
            </w:r>
            <w:r>
              <w:rPr>
                <w:noProof/>
                <w:webHidden/>
              </w:rPr>
              <w:instrText xml:space="preserve"> PAGEREF _Toc417418153 \h </w:instrText>
            </w:r>
            <w:r>
              <w:rPr>
                <w:noProof/>
                <w:webHidden/>
              </w:rPr>
            </w:r>
            <w:r>
              <w:rPr>
                <w:noProof/>
                <w:webHidden/>
              </w:rPr>
              <w:fldChar w:fldCharType="separate"/>
            </w:r>
            <w:r>
              <w:rPr>
                <w:noProof/>
                <w:webHidden/>
              </w:rPr>
              <w:t>5</w:t>
            </w:r>
            <w:r>
              <w:rPr>
                <w:noProof/>
                <w:webHidden/>
              </w:rPr>
              <w:fldChar w:fldCharType="end"/>
            </w:r>
          </w:hyperlink>
        </w:p>
        <w:p w14:paraId="6541EE14" w14:textId="77777777" w:rsidR="00CB7A42" w:rsidRDefault="00CB7A42">
          <w:pPr>
            <w:pStyle w:val="Verzeichnis4"/>
            <w:rPr>
              <w:rFonts w:eastAsiaTheme="minorEastAsia"/>
              <w:noProof/>
              <w:lang w:eastAsia="de-DE"/>
            </w:rPr>
          </w:pPr>
          <w:hyperlink w:anchor="_Toc417418154" w:history="1">
            <w:r w:rsidRPr="00807A4C">
              <w:rPr>
                <w:rStyle w:val="Hyperlink"/>
                <w:noProof/>
              </w:rPr>
              <w:t>3x3 Muster</w:t>
            </w:r>
            <w:r>
              <w:rPr>
                <w:noProof/>
                <w:webHidden/>
              </w:rPr>
              <w:tab/>
            </w:r>
            <w:r>
              <w:rPr>
                <w:noProof/>
                <w:webHidden/>
              </w:rPr>
              <w:fldChar w:fldCharType="begin"/>
            </w:r>
            <w:r>
              <w:rPr>
                <w:noProof/>
                <w:webHidden/>
              </w:rPr>
              <w:instrText xml:space="preserve"> PAGEREF _Toc417418154 \h </w:instrText>
            </w:r>
            <w:r>
              <w:rPr>
                <w:noProof/>
                <w:webHidden/>
              </w:rPr>
            </w:r>
            <w:r>
              <w:rPr>
                <w:noProof/>
                <w:webHidden/>
              </w:rPr>
              <w:fldChar w:fldCharType="separate"/>
            </w:r>
            <w:r>
              <w:rPr>
                <w:noProof/>
                <w:webHidden/>
              </w:rPr>
              <w:t>5</w:t>
            </w:r>
            <w:r>
              <w:rPr>
                <w:noProof/>
                <w:webHidden/>
              </w:rPr>
              <w:fldChar w:fldCharType="end"/>
            </w:r>
          </w:hyperlink>
        </w:p>
        <w:p w14:paraId="2D575241" w14:textId="77777777" w:rsidR="00CB7A42" w:rsidRDefault="00CB7A42">
          <w:pPr>
            <w:pStyle w:val="Verzeichnis3"/>
            <w:tabs>
              <w:tab w:val="right" w:leader="dot" w:pos="9062"/>
            </w:tabs>
            <w:rPr>
              <w:rFonts w:eastAsiaTheme="minorEastAsia"/>
              <w:noProof/>
              <w:lang w:eastAsia="de-DE"/>
            </w:rPr>
          </w:pPr>
          <w:hyperlink w:anchor="_Toc417418155" w:history="1">
            <w:r w:rsidRPr="00807A4C">
              <w:rPr>
                <w:rStyle w:val="Hyperlink"/>
                <w:noProof/>
              </w:rPr>
              <w:t>Skripte</w:t>
            </w:r>
            <w:r>
              <w:rPr>
                <w:noProof/>
                <w:webHidden/>
              </w:rPr>
              <w:tab/>
            </w:r>
            <w:r>
              <w:rPr>
                <w:noProof/>
                <w:webHidden/>
              </w:rPr>
              <w:fldChar w:fldCharType="begin"/>
            </w:r>
            <w:r>
              <w:rPr>
                <w:noProof/>
                <w:webHidden/>
              </w:rPr>
              <w:instrText xml:space="preserve"> PAGEREF _Toc417418155 \h </w:instrText>
            </w:r>
            <w:r>
              <w:rPr>
                <w:noProof/>
                <w:webHidden/>
              </w:rPr>
            </w:r>
            <w:r>
              <w:rPr>
                <w:noProof/>
                <w:webHidden/>
              </w:rPr>
              <w:fldChar w:fldCharType="separate"/>
            </w:r>
            <w:r>
              <w:rPr>
                <w:noProof/>
                <w:webHidden/>
              </w:rPr>
              <w:t>5</w:t>
            </w:r>
            <w:r>
              <w:rPr>
                <w:noProof/>
                <w:webHidden/>
              </w:rPr>
              <w:fldChar w:fldCharType="end"/>
            </w:r>
          </w:hyperlink>
        </w:p>
        <w:p w14:paraId="09FB4B0D" w14:textId="77777777" w:rsidR="00CB7A42" w:rsidRDefault="00CB7A42">
          <w:pPr>
            <w:pStyle w:val="Verzeichnis4"/>
            <w:rPr>
              <w:rFonts w:eastAsiaTheme="minorEastAsia"/>
              <w:noProof/>
              <w:lang w:eastAsia="de-DE"/>
            </w:rPr>
          </w:pPr>
          <w:hyperlink w:anchor="_Toc417418156" w:history="1">
            <w:r w:rsidRPr="00807A4C">
              <w:rPr>
                <w:rStyle w:val="Hyperlink"/>
                <w:noProof/>
              </w:rPr>
              <w:t>unterstützte Skriptsprachen</w:t>
            </w:r>
            <w:r>
              <w:rPr>
                <w:noProof/>
                <w:webHidden/>
              </w:rPr>
              <w:tab/>
            </w:r>
            <w:r>
              <w:rPr>
                <w:noProof/>
                <w:webHidden/>
              </w:rPr>
              <w:fldChar w:fldCharType="begin"/>
            </w:r>
            <w:r>
              <w:rPr>
                <w:noProof/>
                <w:webHidden/>
              </w:rPr>
              <w:instrText xml:space="preserve"> PAGEREF _Toc417418156 \h </w:instrText>
            </w:r>
            <w:r>
              <w:rPr>
                <w:noProof/>
                <w:webHidden/>
              </w:rPr>
            </w:r>
            <w:r>
              <w:rPr>
                <w:noProof/>
                <w:webHidden/>
              </w:rPr>
              <w:fldChar w:fldCharType="separate"/>
            </w:r>
            <w:r>
              <w:rPr>
                <w:noProof/>
                <w:webHidden/>
              </w:rPr>
              <w:t>5</w:t>
            </w:r>
            <w:r>
              <w:rPr>
                <w:noProof/>
                <w:webHidden/>
              </w:rPr>
              <w:fldChar w:fldCharType="end"/>
            </w:r>
          </w:hyperlink>
        </w:p>
        <w:p w14:paraId="087AF77C" w14:textId="77777777" w:rsidR="00CB7A42" w:rsidRDefault="00CB7A42">
          <w:pPr>
            <w:pStyle w:val="Verzeichnis4"/>
            <w:rPr>
              <w:rFonts w:eastAsiaTheme="minorEastAsia"/>
              <w:noProof/>
              <w:lang w:eastAsia="de-DE"/>
            </w:rPr>
          </w:pPr>
          <w:hyperlink w:anchor="_Toc417418157" w:history="1">
            <w:r w:rsidRPr="00807A4C">
              <w:rPr>
                <w:rStyle w:val="Hyperlink"/>
                <w:noProof/>
              </w:rPr>
              <w:t>Skript-Workflow</w:t>
            </w:r>
            <w:r>
              <w:rPr>
                <w:noProof/>
                <w:webHidden/>
              </w:rPr>
              <w:tab/>
            </w:r>
            <w:r>
              <w:rPr>
                <w:noProof/>
                <w:webHidden/>
              </w:rPr>
              <w:fldChar w:fldCharType="begin"/>
            </w:r>
            <w:r>
              <w:rPr>
                <w:noProof/>
                <w:webHidden/>
              </w:rPr>
              <w:instrText xml:space="preserve"> PAGEREF _Toc417418157 \h </w:instrText>
            </w:r>
            <w:r>
              <w:rPr>
                <w:noProof/>
                <w:webHidden/>
              </w:rPr>
            </w:r>
            <w:r>
              <w:rPr>
                <w:noProof/>
                <w:webHidden/>
              </w:rPr>
              <w:fldChar w:fldCharType="separate"/>
            </w:r>
            <w:r>
              <w:rPr>
                <w:noProof/>
                <w:webHidden/>
              </w:rPr>
              <w:t>8</w:t>
            </w:r>
            <w:r>
              <w:rPr>
                <w:noProof/>
                <w:webHidden/>
              </w:rPr>
              <w:fldChar w:fldCharType="end"/>
            </w:r>
          </w:hyperlink>
        </w:p>
        <w:p w14:paraId="707507A4" w14:textId="77777777" w:rsidR="00CB7A42" w:rsidRDefault="00CB7A42">
          <w:pPr>
            <w:pStyle w:val="Verzeichnis4"/>
            <w:rPr>
              <w:rFonts w:eastAsiaTheme="minorEastAsia"/>
              <w:noProof/>
              <w:lang w:eastAsia="de-DE"/>
            </w:rPr>
          </w:pPr>
          <w:hyperlink w:anchor="_Toc417418158" w:history="1">
            <w:r w:rsidRPr="00807A4C">
              <w:rPr>
                <w:rStyle w:val="Hyperlink"/>
                <w:noProof/>
              </w:rPr>
              <w:t>Skript Activities</w:t>
            </w:r>
            <w:r>
              <w:rPr>
                <w:noProof/>
                <w:webHidden/>
              </w:rPr>
              <w:tab/>
            </w:r>
            <w:r>
              <w:rPr>
                <w:noProof/>
                <w:webHidden/>
              </w:rPr>
              <w:fldChar w:fldCharType="begin"/>
            </w:r>
            <w:r>
              <w:rPr>
                <w:noProof/>
                <w:webHidden/>
              </w:rPr>
              <w:instrText xml:space="preserve"> PAGEREF _Toc417418158 \h </w:instrText>
            </w:r>
            <w:r>
              <w:rPr>
                <w:noProof/>
                <w:webHidden/>
              </w:rPr>
            </w:r>
            <w:r>
              <w:rPr>
                <w:noProof/>
                <w:webHidden/>
              </w:rPr>
              <w:fldChar w:fldCharType="separate"/>
            </w:r>
            <w:r>
              <w:rPr>
                <w:noProof/>
                <w:webHidden/>
              </w:rPr>
              <w:t>8</w:t>
            </w:r>
            <w:r>
              <w:rPr>
                <w:noProof/>
                <w:webHidden/>
              </w:rPr>
              <w:fldChar w:fldCharType="end"/>
            </w:r>
          </w:hyperlink>
        </w:p>
        <w:p w14:paraId="3ABC08C3" w14:textId="51790E0C" w:rsidR="008B0FFB" w:rsidRDefault="00984E46">
          <w:r>
            <w:fldChar w:fldCharType="end"/>
          </w:r>
        </w:p>
      </w:sdtContent>
    </w:sdt>
    <w:p w14:paraId="5AA8F0C9" w14:textId="77777777" w:rsidR="008B0FFB" w:rsidRDefault="008B0FFB">
      <w:r>
        <w:br w:type="page"/>
      </w:r>
    </w:p>
    <w:p w14:paraId="1E2A47F5" w14:textId="55FAC13A" w:rsidR="00D63D39" w:rsidRDefault="00D63D39" w:rsidP="008B0FFB">
      <w:pPr>
        <w:pStyle w:val="berschrift1"/>
      </w:pPr>
      <w:bookmarkStart w:id="2" w:name="_Toc417418137"/>
      <w:r>
        <w:t>Voraussetzungen</w:t>
      </w:r>
      <w:bookmarkEnd w:id="2"/>
    </w:p>
    <w:p w14:paraId="57173BEC" w14:textId="3BB9E2D9" w:rsidR="00D63D39" w:rsidRDefault="00D63D39" w:rsidP="00D63D39">
      <w:pPr>
        <w:pStyle w:val="berschrift2"/>
      </w:pPr>
      <w:bookmarkStart w:id="3" w:name="_Toc417418138"/>
      <w:r>
        <w:t>Hardware</w:t>
      </w:r>
      <w:bookmarkEnd w:id="3"/>
    </w:p>
    <w:p w14:paraId="3162B63C" w14:textId="77777777" w:rsidR="00D63D39" w:rsidRDefault="00D63D39" w:rsidP="00D63D39">
      <w:pPr>
        <w:pStyle w:val="Listenabsatz"/>
        <w:numPr>
          <w:ilvl w:val="0"/>
          <w:numId w:val="4"/>
        </w:numPr>
      </w:pPr>
      <w:r>
        <w:t>MYO</w:t>
      </w:r>
    </w:p>
    <w:p w14:paraId="32F5EC0C" w14:textId="77777777" w:rsidR="00D63D39" w:rsidRDefault="00D63D39" w:rsidP="00D63D39">
      <w:pPr>
        <w:pStyle w:val="Listenabsatz"/>
        <w:numPr>
          <w:ilvl w:val="0"/>
          <w:numId w:val="4"/>
        </w:numPr>
        <w:rPr>
          <w:lang w:val="en-GB"/>
        </w:rPr>
      </w:pPr>
      <w:r w:rsidRPr="00D63D39">
        <w:rPr>
          <w:lang w:val="en-GB"/>
        </w:rPr>
        <w:t>Smartphone m</w:t>
      </w:r>
      <w:r w:rsidRPr="006D41C6">
        <w:rPr>
          <w:lang w:val="en-GB"/>
        </w:rPr>
        <w:t>i</w:t>
      </w:r>
      <w:r w:rsidRPr="00D63D39">
        <w:rPr>
          <w:lang w:val="en-GB"/>
        </w:rPr>
        <w:t xml:space="preserve">t Android 4.3 (API Level 18) </w:t>
      </w:r>
      <w:r>
        <w:rPr>
          <w:lang w:val="en-GB"/>
        </w:rPr>
        <w:t>–</w:t>
      </w:r>
      <w:r w:rsidRPr="00D63D39">
        <w:rPr>
          <w:lang w:val="en-GB"/>
        </w:rPr>
        <w:t xml:space="preserve"> </w:t>
      </w:r>
      <w:r>
        <w:rPr>
          <w:lang w:val="en-GB"/>
        </w:rPr>
        <w:t xml:space="preserve">Jelly Bean (revenge of the beans) </w:t>
      </w:r>
      <w:r w:rsidRPr="006D41C6">
        <w:rPr>
          <w:lang w:val="en-GB"/>
        </w:rPr>
        <w:t>oder höher</w:t>
      </w:r>
    </w:p>
    <w:p w14:paraId="1F6D5071" w14:textId="77777777" w:rsidR="00D63D39" w:rsidRDefault="00D63D39" w:rsidP="00D63D39">
      <w:pPr>
        <w:pStyle w:val="Listenabsatz"/>
        <w:numPr>
          <w:ilvl w:val="0"/>
          <w:numId w:val="5"/>
        </w:numPr>
      </w:pPr>
      <w:r w:rsidRPr="00D63D39">
        <w:t>Vuzix M100 (kein muss, eher kann, falls VuzixControl betrieben wird</w:t>
      </w:r>
      <w:r>
        <w:t xml:space="preserve"> im Zusammenhang mit MYOScriptControl</w:t>
      </w:r>
      <w:r w:rsidRPr="00D63D39">
        <w:t>)</w:t>
      </w:r>
    </w:p>
    <w:p w14:paraId="3FB3CEDA" w14:textId="77777777" w:rsidR="00D63D39" w:rsidRPr="00D63D39" w:rsidRDefault="00C22FD2" w:rsidP="00D63D39">
      <w:pPr>
        <w:pStyle w:val="Listenabsatz"/>
        <w:numPr>
          <w:ilvl w:val="0"/>
          <w:numId w:val="5"/>
        </w:numPr>
      </w:pPr>
      <w:r>
        <w:t xml:space="preserve">Computer </w:t>
      </w:r>
      <w:r w:rsidRPr="00D63D39">
        <w:t xml:space="preserve">(kein muss, eher kann, falls VuzixControl </w:t>
      </w:r>
      <w:r>
        <w:t>auf der Vuzix installiert wird</w:t>
      </w:r>
      <w:r w:rsidRPr="00D63D39">
        <w:t>)</w:t>
      </w:r>
    </w:p>
    <w:p w14:paraId="701345D4" w14:textId="7E494B4F" w:rsidR="00EC5A5F" w:rsidRDefault="008B0FFB" w:rsidP="008B0FFB">
      <w:pPr>
        <w:pStyle w:val="berschrift1"/>
      </w:pPr>
      <w:bookmarkStart w:id="4" w:name="_Toc417418139"/>
      <w:r>
        <w:t>Aufsetzen des Systems</w:t>
      </w:r>
      <w:r w:rsidR="00495B23">
        <w:t>/</w:t>
      </w:r>
      <w:r>
        <w:t>Installation</w:t>
      </w:r>
      <w:bookmarkEnd w:id="4"/>
    </w:p>
    <w:p w14:paraId="2E6ABE8B" w14:textId="03034479" w:rsidR="00BA5F25" w:rsidRDefault="00BA5F25" w:rsidP="00BA5F25">
      <w:pPr>
        <w:pStyle w:val="berschrift2"/>
      </w:pPr>
      <w:bookmarkStart w:id="5" w:name="_Toc417418140"/>
      <w:r>
        <w:t>Installationsdateien</w:t>
      </w:r>
      <w:bookmarkEnd w:id="5"/>
    </w:p>
    <w:p w14:paraId="501C9CF5" w14:textId="77777777" w:rsidR="00BA5F25" w:rsidRDefault="00BA5F25" w:rsidP="00BA5F25">
      <w:r>
        <w:t xml:space="preserve">Die </w:t>
      </w:r>
      <w:commentRangeStart w:id="6"/>
      <w:commentRangeStart w:id="7"/>
      <w:r>
        <w:t xml:space="preserve">benötigten </w:t>
      </w:r>
      <w:commentRangeEnd w:id="6"/>
      <w:r w:rsidR="00A47A1F">
        <w:rPr>
          <w:rStyle w:val="Kommentarzeichen"/>
        </w:rPr>
        <w:commentReference w:id="6"/>
      </w:r>
      <w:commentRangeEnd w:id="7"/>
      <w:r w:rsidR="00534D3A">
        <w:rPr>
          <w:rStyle w:val="Kommentarzeichen"/>
        </w:rPr>
        <w:commentReference w:id="7"/>
      </w:r>
      <w:r>
        <w:t>Installationsdateien, für die</w:t>
      </w:r>
      <w:del w:id="8" w:author="Alexander Küppers" w:date="2015-04-21T19:45:00Z">
        <w:r w:rsidDel="00E60245">
          <w:delText xml:space="preserve"> benötigten</w:delText>
        </w:r>
      </w:del>
      <w:r>
        <w:t xml:space="preserve"> </w:t>
      </w:r>
      <w:r w:rsidR="00836B22">
        <w:t>App</w:t>
      </w:r>
      <w:r w:rsidR="00C92789">
        <w:fldChar w:fldCharType="begin"/>
      </w:r>
      <w:r w:rsidR="00D0598E">
        <w:instrText xml:space="preserve"> XE "</w:instrText>
      </w:r>
      <w:r w:rsidR="00D0598E" w:rsidRPr="008334F8">
        <w:instrText>App</w:instrText>
      </w:r>
      <w:r w:rsidR="00D0598E">
        <w:instrText xml:space="preserve">" \i </w:instrText>
      </w:r>
      <w:r w:rsidR="00C92789">
        <w:fldChar w:fldCharType="end"/>
      </w:r>
      <w:r w:rsidR="00836B22">
        <w:t>s/Applikationen</w:t>
      </w:r>
      <w:r>
        <w:t xml:space="preserve"> können Sie wie folgt finden/herunterladen:</w:t>
      </w:r>
    </w:p>
    <w:p w14:paraId="74BE4143" w14:textId="77777777" w:rsidR="00BA5F25" w:rsidRDefault="00BA5F25" w:rsidP="00BA5F25">
      <w:pPr>
        <w:pStyle w:val="Listenabsatz"/>
        <w:numPr>
          <w:ilvl w:val="0"/>
          <w:numId w:val="1"/>
        </w:numPr>
      </w:pPr>
      <w:r>
        <w:t>MYO</w:t>
      </w:r>
      <w:r w:rsidR="00C92789">
        <w:fldChar w:fldCharType="begin"/>
      </w:r>
      <w:r w:rsidR="00D0598E">
        <w:instrText xml:space="preserve"> XE "</w:instrText>
      </w:r>
      <w:r w:rsidR="00D0598E" w:rsidRPr="00830A3B">
        <w:instrText>MYO</w:instrText>
      </w:r>
      <w:r w:rsidR="00D0598E">
        <w:instrText xml:space="preserve">" \i </w:instrText>
      </w:r>
      <w:r w:rsidR="00C92789">
        <w:fldChar w:fldCharType="end"/>
      </w:r>
      <w:r>
        <w:t>ScriptControl</w:t>
      </w:r>
    </w:p>
    <w:p w14:paraId="41DA9483" w14:textId="77777777" w:rsidR="00A70C63" w:rsidRDefault="00BA5F25" w:rsidP="00BA5F25">
      <w:pPr>
        <w:pStyle w:val="Listenabsatz"/>
        <w:numPr>
          <w:ilvl w:val="1"/>
          <w:numId w:val="1"/>
        </w:numPr>
      </w:pPr>
      <w:r>
        <w:t>beilie</w:t>
      </w:r>
      <w:r w:rsidR="00A70C63">
        <w:t>gendes Medium (CD oder USB</w:t>
      </w:r>
      <w:r w:rsidR="00D0598E">
        <w:t>-Stick</w:t>
      </w:r>
      <w:r w:rsidR="00A70C63">
        <w:t>)</w:t>
      </w:r>
    </w:p>
    <w:p w14:paraId="79803217" w14:textId="77777777" w:rsidR="00A70C63" w:rsidRDefault="00BA5F25" w:rsidP="00BA5F25">
      <w:pPr>
        <w:pStyle w:val="Listenabsatz"/>
        <w:numPr>
          <w:ilvl w:val="1"/>
          <w:numId w:val="1"/>
        </w:numPr>
      </w:pPr>
      <w:r>
        <w:t>online (Cloud, privater Server)</w:t>
      </w:r>
    </w:p>
    <w:p w14:paraId="460E87A7" w14:textId="77777777" w:rsidR="00BA5F25" w:rsidRDefault="00BA5F25" w:rsidP="00BA5F25">
      <w:pPr>
        <w:pStyle w:val="Listenabsatz"/>
        <w:numPr>
          <w:ilvl w:val="1"/>
          <w:numId w:val="1"/>
        </w:numPr>
      </w:pPr>
      <w:r>
        <w:t>per E-Mail</w:t>
      </w:r>
    </w:p>
    <w:p w14:paraId="3676EFB4" w14:textId="77777777" w:rsidR="00BA5F25" w:rsidRDefault="00BA5F25" w:rsidP="00BA5F25">
      <w:pPr>
        <w:pStyle w:val="Listenabsatz"/>
        <w:numPr>
          <w:ilvl w:val="0"/>
          <w:numId w:val="1"/>
        </w:numPr>
      </w:pPr>
      <w:r>
        <w:t>ScriptingLayerForAndroid (SL4A)</w:t>
      </w:r>
    </w:p>
    <w:p w14:paraId="0BD6A4A9" w14:textId="77777777" w:rsidR="00A70C63" w:rsidRPr="00A70C63" w:rsidRDefault="00E37028" w:rsidP="00A70C63">
      <w:pPr>
        <w:pStyle w:val="Listenabsatz"/>
        <w:numPr>
          <w:ilvl w:val="1"/>
          <w:numId w:val="1"/>
        </w:numPr>
      </w:pPr>
      <w:r>
        <w:t>wie MYO</w:t>
      </w:r>
      <w:r w:rsidR="00C92789">
        <w:fldChar w:fldCharType="begin"/>
      </w:r>
      <w:r w:rsidR="00D0598E">
        <w:instrText xml:space="preserve"> XE "</w:instrText>
      </w:r>
      <w:r w:rsidR="00D0598E" w:rsidRPr="00830A3B">
        <w:instrText>MYO</w:instrText>
      </w:r>
      <w:r w:rsidR="00D0598E">
        <w:instrText xml:space="preserve">" \i </w:instrText>
      </w:r>
      <w:r w:rsidR="00C92789">
        <w:fldChar w:fldCharType="end"/>
      </w:r>
      <w:r>
        <w:t>Script</w:t>
      </w:r>
      <w:r w:rsidR="00A70C63">
        <w:t xml:space="preserve">Control </w:t>
      </w:r>
      <w:r w:rsidR="00A70C63" w:rsidRPr="00A70C63">
        <w:rPr>
          <w:sz w:val="28"/>
        </w:rPr>
        <w:sym w:font="Wingdings" w:char="F047"/>
      </w:r>
      <w:r w:rsidR="00A70C63">
        <w:rPr>
          <w:sz w:val="28"/>
        </w:rPr>
        <w:t xml:space="preserve"> </w:t>
      </w:r>
    </w:p>
    <w:p w14:paraId="447799D2" w14:textId="77777777" w:rsidR="00BA5F25" w:rsidRDefault="00A70C63" w:rsidP="00A70C63">
      <w:pPr>
        <w:pStyle w:val="Listenabsatz"/>
        <w:numPr>
          <w:ilvl w:val="1"/>
          <w:numId w:val="1"/>
        </w:numPr>
      </w:pPr>
      <w:r>
        <w:t xml:space="preserve">unter </w:t>
      </w:r>
      <w:hyperlink r:id="rId11" w:history="1">
        <w:r w:rsidRPr="00951A3A">
          <w:rPr>
            <w:rStyle w:val="Hyperlink"/>
          </w:rPr>
          <w:t>http://android-scripting.googlecode.com/files/sl4a_r6.apk</w:t>
        </w:r>
      </w:hyperlink>
      <w:r>
        <w:rPr>
          <w:rStyle w:val="Funotenzeichen"/>
        </w:rPr>
        <w:footnoteReference w:id="1"/>
      </w:r>
    </w:p>
    <w:p w14:paraId="3B54F07F" w14:textId="77777777" w:rsidR="00A70C63" w:rsidRDefault="00A70C63" w:rsidP="00A70C63">
      <w:pPr>
        <w:pStyle w:val="Listenabsatz"/>
        <w:numPr>
          <w:ilvl w:val="1"/>
          <w:numId w:val="1"/>
        </w:numPr>
      </w:pPr>
      <w:r>
        <w:t>(</w:t>
      </w:r>
      <w:hyperlink r:id="rId12" w:history="1">
        <w:r w:rsidRPr="00951A3A">
          <w:rPr>
            <w:rStyle w:val="Hyperlink"/>
          </w:rPr>
          <w:t>https://github.com/damonkohler/sl4a</w:t>
        </w:r>
      </w:hyperlink>
      <w:r>
        <w:t>)</w:t>
      </w:r>
      <w:r>
        <w:rPr>
          <w:rStyle w:val="Funotenzeichen"/>
        </w:rPr>
        <w:footnoteReference w:id="2"/>
      </w:r>
    </w:p>
    <w:p w14:paraId="136A093C" w14:textId="77777777" w:rsidR="00534D3A" w:rsidRDefault="009C02E2" w:rsidP="00534D3A">
      <w:pPr>
        <w:pStyle w:val="Listenabsatz"/>
        <w:numPr>
          <w:ilvl w:val="0"/>
          <w:numId w:val="1"/>
        </w:numPr>
        <w:pPrChange w:id="9" w:author="Alexander Küppers" w:date="2015-04-21T19:46:00Z">
          <w:pPr>
            <w:pStyle w:val="Listenabsatz"/>
            <w:numPr>
              <w:ilvl w:val="1"/>
              <w:numId w:val="1"/>
            </w:numPr>
            <w:ind w:left="1440" w:hanging="360"/>
          </w:pPr>
        </w:pPrChange>
      </w:pPr>
      <w:r>
        <w:t>Vuzix</w:t>
      </w:r>
      <w:r w:rsidR="00C92789">
        <w:fldChar w:fldCharType="begin"/>
      </w:r>
      <w:r w:rsidR="00D0598E">
        <w:instrText xml:space="preserve"> XE "</w:instrText>
      </w:r>
      <w:r w:rsidR="00D0598E" w:rsidRPr="009B3F88">
        <w:instrText>Vuzix</w:instrText>
      </w:r>
      <w:r w:rsidR="00D0598E">
        <w:instrText xml:space="preserve">" \i </w:instrText>
      </w:r>
      <w:r w:rsidR="00C92789">
        <w:fldChar w:fldCharType="end"/>
      </w:r>
      <w:r>
        <w:t>Control</w:t>
      </w:r>
    </w:p>
    <w:p w14:paraId="209CE16C" w14:textId="65F0FF1D" w:rsidR="00534D3A" w:rsidRDefault="00E37028" w:rsidP="00534D3A">
      <w:pPr>
        <w:pStyle w:val="Listenabsatz"/>
        <w:numPr>
          <w:ilvl w:val="1"/>
          <w:numId w:val="1"/>
        </w:numPr>
      </w:pPr>
      <w:r>
        <w:t xml:space="preserve">wie </w:t>
      </w:r>
      <w:commentRangeStart w:id="10"/>
      <w:r>
        <w:t>MYO</w:t>
      </w:r>
      <w:r w:rsidR="00C92789">
        <w:fldChar w:fldCharType="begin"/>
      </w:r>
      <w:r w:rsidR="00D0598E">
        <w:instrText xml:space="preserve"> XE "</w:instrText>
      </w:r>
      <w:r w:rsidR="00D0598E" w:rsidRPr="00830A3B">
        <w:instrText>MYO</w:instrText>
      </w:r>
      <w:r w:rsidR="00D0598E">
        <w:instrText xml:space="preserve">" \i </w:instrText>
      </w:r>
      <w:r w:rsidR="00C92789">
        <w:fldChar w:fldCharType="end"/>
      </w:r>
      <w:r>
        <w:t>Script</w:t>
      </w:r>
      <w:r w:rsidR="009C02E2">
        <w:t>Control</w:t>
      </w:r>
      <w:commentRangeEnd w:id="10"/>
      <w:r w:rsidR="00A47A1F">
        <w:rPr>
          <w:rStyle w:val="Kommentarzeichen"/>
        </w:rPr>
        <w:commentReference w:id="10"/>
      </w:r>
      <w:r w:rsidR="009C02E2">
        <w:t xml:space="preserve"> </w:t>
      </w:r>
      <w:r w:rsidR="009C02E2" w:rsidRPr="00A70C63">
        <w:rPr>
          <w:sz w:val="28"/>
        </w:rPr>
        <w:sym w:font="Wingdings" w:char="F047"/>
      </w:r>
    </w:p>
    <w:p w14:paraId="3A27644A" w14:textId="58BDE20F" w:rsidR="00534D3A" w:rsidRDefault="00534D3A" w:rsidP="00534D3A">
      <w:pPr>
        <w:pStyle w:val="Listenabsatz"/>
        <w:numPr>
          <w:ilvl w:val="0"/>
          <w:numId w:val="1"/>
        </w:numPr>
      </w:pPr>
      <w:r>
        <w:t>Python for Android (Py4A)</w:t>
      </w:r>
    </w:p>
    <w:p w14:paraId="4F8D5E8C" w14:textId="77ACD1DB" w:rsidR="00534D3A" w:rsidRDefault="00534D3A" w:rsidP="00534D3A">
      <w:pPr>
        <w:pStyle w:val="Listenabsatz"/>
        <w:numPr>
          <w:ilvl w:val="1"/>
          <w:numId w:val="1"/>
        </w:numPr>
      </w:pPr>
      <w:r>
        <w:t>in der SL4A App</w:t>
      </w:r>
    </w:p>
    <w:p w14:paraId="3DB4FE87" w14:textId="6B2F7D40" w:rsidR="00534D3A" w:rsidRPr="00534D3A" w:rsidRDefault="00534D3A" w:rsidP="00534D3A">
      <w:pPr>
        <w:pStyle w:val="Listenabsatz"/>
        <w:numPr>
          <w:ilvl w:val="1"/>
          <w:numId w:val="1"/>
        </w:numPr>
        <w:rPr>
          <w:ins w:id="11" w:author="Alexander Küppers" w:date="2015-04-21T19:46:00Z"/>
          <w:rPrChange w:id="12" w:author="Alexander Küppers" w:date="2015-04-21T19:46:00Z">
            <w:rPr>
              <w:ins w:id="13" w:author="Alexander Küppers" w:date="2015-04-21T19:46:00Z"/>
              <w:sz w:val="28"/>
            </w:rPr>
          </w:rPrChange>
        </w:rPr>
      </w:pPr>
      <w:r>
        <w:t xml:space="preserve">unter </w:t>
      </w:r>
      <w:r w:rsidRPr="00534D3A">
        <w:t>https://code.google.com/p/python-for-android/downloads/detail?name=Python3ForAndroid_r6.apk&amp;can=2&amp;q=</w:t>
      </w:r>
    </w:p>
    <w:p w14:paraId="2DC505F5" w14:textId="77777777" w:rsidR="00534D3A" w:rsidRDefault="00534D3A" w:rsidP="00534D3A">
      <w:pPr>
        <w:pStyle w:val="Listenabsatz"/>
      </w:pPr>
    </w:p>
    <w:p w14:paraId="7BDDB096" w14:textId="07DC8597" w:rsidR="00A70C63" w:rsidRDefault="001914CF" w:rsidP="001914CF">
      <w:pPr>
        <w:pStyle w:val="berschrift2"/>
      </w:pPr>
      <w:bookmarkStart w:id="14" w:name="_Toc417418141"/>
      <w:r>
        <w:t>Installation</w:t>
      </w:r>
      <w:bookmarkEnd w:id="14"/>
    </w:p>
    <w:p w14:paraId="02CC70C5" w14:textId="6335ED95" w:rsidR="00836B22" w:rsidRDefault="00262692" w:rsidP="00836B22">
      <w:r>
        <w:t xml:space="preserve">Für den </w:t>
      </w:r>
      <w:commentRangeStart w:id="15"/>
      <w:commentRangeStart w:id="16"/>
      <w:r>
        <w:t>Gebrauch</w:t>
      </w:r>
      <w:commentRangeEnd w:id="15"/>
      <w:commentRangeEnd w:id="16"/>
      <w:r>
        <w:t xml:space="preserve"> können Sie, </w:t>
      </w:r>
      <w:r>
        <w:rPr>
          <w:rStyle w:val="Kommentarzeichen"/>
        </w:rPr>
        <w:commentReference w:id="15"/>
      </w:r>
      <w:r w:rsidR="00211DF7">
        <w:rPr>
          <w:rStyle w:val="Kommentarzeichen"/>
        </w:rPr>
        <w:commentReference w:id="16"/>
      </w:r>
      <w:r>
        <w:t>n</w:t>
      </w:r>
      <w:r w:rsidR="00836B22">
        <w:t>ach dem Herunterladen der benötigten App</w:t>
      </w:r>
      <w:r w:rsidR="00C92789">
        <w:fldChar w:fldCharType="begin"/>
      </w:r>
      <w:r w:rsidR="00D0598E">
        <w:instrText xml:space="preserve"> XE "</w:instrText>
      </w:r>
      <w:r w:rsidR="00D0598E" w:rsidRPr="008334F8">
        <w:instrText>App</w:instrText>
      </w:r>
      <w:r w:rsidR="00D0598E">
        <w:instrText xml:space="preserve">" \i </w:instrText>
      </w:r>
      <w:r w:rsidR="00C92789">
        <w:fldChar w:fldCharType="end"/>
      </w:r>
      <w:r w:rsidR="00836B22">
        <w:t>s/Applikationen</w:t>
      </w:r>
      <w:r>
        <w:t>, diese wie folgt installieren</w:t>
      </w:r>
      <w:r w:rsidR="00836B22">
        <w:t>:</w:t>
      </w:r>
    </w:p>
    <w:p w14:paraId="780ED5DB" w14:textId="77777777" w:rsidR="00836B22" w:rsidRDefault="00836B22" w:rsidP="00836B22">
      <w:pPr>
        <w:pStyle w:val="Listenabsatz"/>
        <w:numPr>
          <w:ilvl w:val="0"/>
          <w:numId w:val="1"/>
        </w:numPr>
      </w:pPr>
      <w:r>
        <w:t>MYO</w:t>
      </w:r>
      <w:r w:rsidR="00C92789">
        <w:fldChar w:fldCharType="begin"/>
      </w:r>
      <w:r w:rsidR="00D0598E">
        <w:instrText xml:space="preserve"> XE "</w:instrText>
      </w:r>
      <w:r w:rsidR="00D0598E" w:rsidRPr="00830A3B">
        <w:instrText>MYO</w:instrText>
      </w:r>
      <w:r w:rsidR="00D0598E">
        <w:instrText xml:space="preserve">" \i </w:instrText>
      </w:r>
      <w:r w:rsidR="00C92789">
        <w:fldChar w:fldCharType="end"/>
      </w:r>
      <w:r>
        <w:t>ScriptControl</w:t>
      </w:r>
    </w:p>
    <w:p w14:paraId="6C2F3DC6" w14:textId="77777777" w:rsidR="00836B22" w:rsidRDefault="00836B22" w:rsidP="00836B22">
      <w:pPr>
        <w:pStyle w:val="Listenabsatz"/>
        <w:numPr>
          <w:ilvl w:val="1"/>
          <w:numId w:val="1"/>
        </w:numPr>
      </w:pPr>
      <w:r>
        <w:t>.apk</w:t>
      </w:r>
      <w:r w:rsidR="00C92789">
        <w:fldChar w:fldCharType="begin"/>
      </w:r>
      <w:r w:rsidR="00D0598E">
        <w:instrText xml:space="preserve"> XE "</w:instrText>
      </w:r>
      <w:r w:rsidR="00D0598E" w:rsidRPr="00071618">
        <w:instrText>apk</w:instrText>
      </w:r>
      <w:r w:rsidR="00D0598E">
        <w:instrText xml:space="preserve">" \i </w:instrText>
      </w:r>
      <w:r w:rsidR="00C92789">
        <w:fldChar w:fldCharType="end"/>
      </w:r>
      <w:r>
        <w:t>-Datei anklicken</w:t>
      </w:r>
      <w:r w:rsidR="008410AF">
        <w:t xml:space="preserve"> (tap</w:t>
      </w:r>
      <w:r w:rsidR="00C92789">
        <w:fldChar w:fldCharType="begin"/>
      </w:r>
      <w:r w:rsidR="00D0598E">
        <w:instrText xml:space="preserve"> XE "</w:instrText>
      </w:r>
      <w:r w:rsidR="00D0598E" w:rsidRPr="009E423C">
        <w:instrText>tap</w:instrText>
      </w:r>
      <w:r w:rsidR="00D0598E">
        <w:instrText xml:space="preserve">" \b </w:instrText>
      </w:r>
      <w:r w:rsidR="00C92789">
        <w:fldChar w:fldCharType="end"/>
      </w:r>
      <w:r w:rsidR="008410AF">
        <w:t>)</w:t>
      </w:r>
    </w:p>
    <w:p w14:paraId="6B61D894" w14:textId="77777777" w:rsidR="00836B22" w:rsidRDefault="00836B22" w:rsidP="00836B22">
      <w:pPr>
        <w:pStyle w:val="Listenabsatz"/>
        <w:numPr>
          <w:ilvl w:val="2"/>
          <w:numId w:val="1"/>
        </w:numPr>
      </w:pPr>
      <w:r>
        <w:t>wird automatisch installiert</w:t>
      </w:r>
    </w:p>
    <w:p w14:paraId="23BE8527" w14:textId="77777777" w:rsidR="00836B22" w:rsidRDefault="00667DE4" w:rsidP="00836B22">
      <w:pPr>
        <w:pStyle w:val="Listenabsatz"/>
        <w:numPr>
          <w:ilvl w:val="2"/>
          <w:numId w:val="1"/>
        </w:numPr>
      </w:pPr>
      <w:r>
        <w:rPr>
          <w:noProof/>
          <w:lang w:eastAsia="de-DE"/>
        </w:rPr>
        <w:drawing>
          <wp:anchor distT="0" distB="0" distL="114300" distR="114300" simplePos="0" relativeHeight="251638784" behindDoc="0" locked="0" layoutInCell="1" allowOverlap="1" wp14:anchorId="3C1B18F0" wp14:editId="76989683">
            <wp:simplePos x="0" y="0"/>
            <wp:positionH relativeFrom="margin">
              <wp:posOffset>4924425</wp:posOffset>
            </wp:positionH>
            <wp:positionV relativeFrom="paragraph">
              <wp:posOffset>64135</wp:posOffset>
            </wp:positionV>
            <wp:extent cx="649605" cy="1268095"/>
            <wp:effectExtent l="0" t="0" r="0" b="825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nstellungen-Taste.png"/>
                    <pic:cNvPicPr/>
                  </pic:nvPicPr>
                  <pic:blipFill rotWithShape="1">
                    <a:blip r:embed="rId13" cstate="print">
                      <a:extLst>
                        <a:ext uri="{28A0092B-C50C-407E-A947-70E740481C1C}">
                          <a14:useLocalDpi xmlns:a14="http://schemas.microsoft.com/office/drawing/2010/main" val="0"/>
                        </a:ext>
                      </a:extLst>
                    </a:blip>
                    <a:srcRect l="9685" t="5174" r="10956" b="6099"/>
                    <a:stretch/>
                  </pic:blipFill>
                  <pic:spPr bwMode="auto">
                    <a:xfrm>
                      <a:off x="0" y="0"/>
                      <a:ext cx="649605" cy="1268095"/>
                    </a:xfrm>
                    <a:prstGeom prst="rect">
                      <a:avLst/>
                    </a:prstGeom>
                    <a:ln>
                      <a:noFill/>
                    </a:ln>
                    <a:extLst>
                      <a:ext uri="{53640926-AAD7-44D8-BBD7-CCE9431645EC}">
                        <a14:shadowObscured xmlns:a14="http://schemas.microsoft.com/office/drawing/2010/main"/>
                      </a:ext>
                    </a:extLst>
                  </pic:spPr>
                </pic:pic>
              </a:graphicData>
            </a:graphic>
          </wp:anchor>
        </w:drawing>
      </w:r>
      <w:r w:rsidR="00836B22">
        <w:t>fertig</w:t>
      </w:r>
    </w:p>
    <w:p w14:paraId="5F06E57C" w14:textId="77777777" w:rsidR="00836B22" w:rsidRDefault="00836B22" w:rsidP="00836B22">
      <w:pPr>
        <w:pStyle w:val="Listenabsatz"/>
        <w:numPr>
          <w:ilvl w:val="0"/>
          <w:numId w:val="1"/>
        </w:numPr>
      </w:pPr>
      <w:r>
        <w:t>ScriptingLayerForAndroid (SL4A)</w:t>
      </w:r>
    </w:p>
    <w:p w14:paraId="269EA85B" w14:textId="77777777" w:rsidR="00836B22" w:rsidRDefault="008410AF" w:rsidP="00836B22">
      <w:pPr>
        <w:pStyle w:val="Listenabsatz"/>
        <w:numPr>
          <w:ilvl w:val="1"/>
          <w:numId w:val="1"/>
        </w:numPr>
      </w:pPr>
      <w:r>
        <w:t>.apk</w:t>
      </w:r>
      <w:r w:rsidR="00C92789">
        <w:fldChar w:fldCharType="begin"/>
      </w:r>
      <w:r w:rsidR="00D0598E">
        <w:instrText xml:space="preserve"> XE "</w:instrText>
      </w:r>
      <w:r w:rsidR="00D0598E" w:rsidRPr="00071618">
        <w:instrText>apk</w:instrText>
      </w:r>
      <w:r w:rsidR="00D0598E">
        <w:instrText xml:space="preserve">" \i </w:instrText>
      </w:r>
      <w:r w:rsidR="00C92789">
        <w:fldChar w:fldCharType="end"/>
      </w:r>
      <w:r>
        <w:t>-Datei anklicken (tap</w:t>
      </w:r>
      <w:r w:rsidR="00C92789">
        <w:fldChar w:fldCharType="begin"/>
      </w:r>
      <w:r w:rsidR="00D0598E">
        <w:instrText xml:space="preserve"> XE "</w:instrText>
      </w:r>
      <w:r w:rsidR="00D0598E" w:rsidRPr="009E423C">
        <w:instrText>tap</w:instrText>
      </w:r>
      <w:r w:rsidR="00D0598E">
        <w:instrText xml:space="preserve">" \b </w:instrText>
      </w:r>
      <w:r w:rsidR="00C92789">
        <w:fldChar w:fldCharType="end"/>
      </w:r>
      <w:r>
        <w:t>)</w:t>
      </w:r>
    </w:p>
    <w:p w14:paraId="2FAD6A86" w14:textId="77777777" w:rsidR="005407EE" w:rsidRDefault="005407EE" w:rsidP="005407EE">
      <w:pPr>
        <w:pStyle w:val="Listenabsatz"/>
        <w:numPr>
          <w:ilvl w:val="2"/>
          <w:numId w:val="1"/>
        </w:numPr>
      </w:pPr>
      <w:r>
        <w:t>wird automatisch installiert</w:t>
      </w:r>
    </w:p>
    <w:p w14:paraId="2ADC6AC0" w14:textId="77777777" w:rsidR="005407EE" w:rsidRDefault="005407EE" w:rsidP="005407EE">
      <w:pPr>
        <w:pStyle w:val="Listenabsatz"/>
        <w:numPr>
          <w:ilvl w:val="2"/>
          <w:numId w:val="1"/>
        </w:numPr>
      </w:pPr>
      <w:r>
        <w:t>App starten/ausführen</w:t>
      </w:r>
    </w:p>
    <w:p w14:paraId="64F819F2" w14:textId="48B610F1" w:rsidR="005407EE" w:rsidRDefault="009816A8" w:rsidP="005407EE">
      <w:pPr>
        <w:pStyle w:val="Listenabsatz"/>
        <w:numPr>
          <w:ilvl w:val="2"/>
          <w:numId w:val="1"/>
        </w:numPr>
      </w:pPr>
      <w:r>
        <w:rPr>
          <w:noProof/>
          <w:lang w:eastAsia="de-DE"/>
        </w:rPr>
        <mc:AlternateContent>
          <mc:Choice Requires="wps">
            <w:drawing>
              <wp:anchor distT="4294967295" distB="4294967295" distL="114300" distR="114300" simplePos="0" relativeHeight="251665408" behindDoc="0" locked="0" layoutInCell="1" allowOverlap="1" wp14:anchorId="6D5FE74D" wp14:editId="762A1D61">
                <wp:simplePos x="0" y="0"/>
                <wp:positionH relativeFrom="column">
                  <wp:posOffset>4565650</wp:posOffset>
                </wp:positionH>
                <wp:positionV relativeFrom="paragraph">
                  <wp:posOffset>269874</wp:posOffset>
                </wp:positionV>
                <wp:extent cx="518160" cy="0"/>
                <wp:effectExtent l="0" t="76200" r="15240" b="95250"/>
                <wp:wrapNone/>
                <wp:docPr id="24" name="Gerade Verbindung mit Pfeil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81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AEB7FB" id="_x0000_t32" coordsize="21600,21600" o:spt="32" o:oned="t" path="m,l21600,21600e" filled="f">
                <v:path arrowok="t" fillok="f" o:connecttype="none"/>
                <o:lock v:ext="edit" shapetype="t"/>
              </v:shapetype>
              <v:shape id="Gerade Verbindung mit Pfeil 3" o:spid="_x0000_s1026" type="#_x0000_t32" style="position:absolute;margin-left:359.5pt;margin-top:21.25pt;width:40.8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" strokecolor="red" strokeweight=".5pt">
                <v:stroke endarrow="block" joinstyle="miter"/>
                <o:lock v:ext="edit" shapetype="f"/>
              </v:shape>
            </w:pict>
          </mc:Fallback>
        </mc:AlternateContent>
      </w:r>
      <w:r>
        <w:rPr>
          <w:noProof/>
          <w:lang w:eastAsia="de-DE"/>
        </w:rPr>
        <mc:AlternateContent>
          <mc:Choice Requires="wps">
            <w:drawing>
              <wp:anchor distT="0" distB="0" distL="114300" distR="114300" simplePos="0" relativeHeight="251664384" behindDoc="0" locked="0" layoutInCell="1" allowOverlap="1" wp14:anchorId="133969CA" wp14:editId="412A10AF">
                <wp:simplePos x="0" y="0"/>
                <wp:positionH relativeFrom="column">
                  <wp:posOffset>5122545</wp:posOffset>
                </wp:positionH>
                <wp:positionV relativeFrom="paragraph">
                  <wp:posOffset>205740</wp:posOffset>
                </wp:positionV>
                <wp:extent cx="132080" cy="121285"/>
                <wp:effectExtent l="19050" t="19050" r="20320" b="12065"/>
                <wp:wrapNone/>
                <wp:docPr id="23" name="Ellips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080" cy="12128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FC29AA" id="Ellipse 2" o:spid="_x0000_s1026" style="position:absolute;margin-left:403.35pt;margin-top:16.2pt;width:10.4pt;height:9.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" filled="f" strokecolor="red" strokeweight="3pt">
                <v:stroke joinstyle="miter"/>
                <v:path arrowok="t"/>
              </v:oval>
            </w:pict>
          </mc:Fallback>
        </mc:AlternateContent>
      </w:r>
      <w:r w:rsidR="007C0323">
        <w:t>Eigenschaften</w:t>
      </w:r>
      <w:r w:rsidR="005407EE">
        <w:t xml:space="preserve"> öffnen mit der</w:t>
      </w:r>
      <w:r w:rsidR="007C0323">
        <w:t xml:space="preserve"> </w:t>
      </w:r>
      <w:r w:rsidR="007C0323">
        <w:rPr>
          <w:noProof/>
          <w:lang w:eastAsia="de-DE"/>
        </w:rPr>
        <w:drawing>
          <wp:inline distT="0" distB="0" distL="0" distR="0" wp14:anchorId="68A884F9" wp14:editId="240240C4">
            <wp:extent cx="171450" cy="151585"/>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c0a9ed3-3b27-477b-a274-b0eaaf5f52a7.png"/>
                    <pic:cNvPicPr/>
                  </pic:nvPicPr>
                  <pic:blipFill rotWithShape="1">
                    <a:blip r:embed="rId14" cstate="print">
                      <a:extLst>
                        <a:ext uri="{28A0092B-C50C-407E-A947-70E740481C1C}">
                          <a14:useLocalDpi xmlns:a14="http://schemas.microsoft.com/office/drawing/2010/main" val="0"/>
                        </a:ext>
                      </a:extLst>
                    </a:blip>
                    <a:srcRect b="11586"/>
                    <a:stretch/>
                  </pic:blipFill>
                  <pic:spPr bwMode="auto">
                    <a:xfrm>
                      <a:off x="0" y="0"/>
                      <a:ext cx="171450" cy="151585"/>
                    </a:xfrm>
                    <a:prstGeom prst="rect">
                      <a:avLst/>
                    </a:prstGeom>
                    <a:ln>
                      <a:noFill/>
                    </a:ln>
                    <a:extLst>
                      <a:ext uri="{53640926-AAD7-44D8-BBD7-CCE9431645EC}">
                        <a14:shadowObscured xmlns:a14="http://schemas.microsoft.com/office/drawing/2010/main"/>
                      </a:ext>
                    </a:extLst>
                  </pic:spPr>
                </pic:pic>
              </a:graphicData>
            </a:graphic>
          </wp:inline>
        </w:drawing>
      </w:r>
      <w:r w:rsidR="007C0323">
        <w:t>-</w:t>
      </w:r>
      <w:r w:rsidR="005407EE">
        <w:t xml:space="preserve">Taste </w:t>
      </w:r>
      <w:r w:rsidR="005407EE">
        <w:br/>
        <w:t>(bei Samsung bis Galaxy S5 &amp; Android 4.4.2 unten links)</w:t>
      </w:r>
    </w:p>
    <w:p w14:paraId="1D083CB9" w14:textId="77777777" w:rsidR="007C0323" w:rsidRDefault="00F71747" w:rsidP="005407EE">
      <w:pPr>
        <w:pStyle w:val="Listenabsatz"/>
        <w:numPr>
          <w:ilvl w:val="2"/>
          <w:numId w:val="1"/>
        </w:numPr>
      </w:pPr>
      <w:r>
        <w:t>auf „</w:t>
      </w:r>
      <w:r w:rsidRPr="00F71747">
        <w:rPr>
          <w:i/>
        </w:rPr>
        <w:t>View</w:t>
      </w:r>
      <w:r>
        <w:t>“ drücken/klicken/tappen</w:t>
      </w:r>
    </w:p>
    <w:p w14:paraId="600E3695" w14:textId="77777777" w:rsidR="00F71747" w:rsidRDefault="00F71747" w:rsidP="005407EE">
      <w:pPr>
        <w:pStyle w:val="Listenabsatz"/>
        <w:numPr>
          <w:ilvl w:val="2"/>
          <w:numId w:val="1"/>
        </w:numPr>
      </w:pPr>
      <w:r>
        <w:t>„</w:t>
      </w:r>
      <w:r w:rsidRPr="00F71747">
        <w:rPr>
          <w:i/>
        </w:rPr>
        <w:t>Interpreters</w:t>
      </w:r>
      <w:r>
        <w:t>“ auswählen</w:t>
      </w:r>
    </w:p>
    <w:p w14:paraId="1C50E6DF" w14:textId="77777777" w:rsidR="00F71747" w:rsidRPr="00F71747" w:rsidRDefault="00F71747" w:rsidP="005407EE">
      <w:pPr>
        <w:pStyle w:val="Listenabsatz"/>
        <w:numPr>
          <w:ilvl w:val="2"/>
          <w:numId w:val="1"/>
        </w:numPr>
      </w:pPr>
      <w:r>
        <w:t xml:space="preserve">Eigenschaften öffnen, wie oben beschrieben </w:t>
      </w:r>
      <w:r w:rsidRPr="00F71747">
        <w:rPr>
          <w:sz w:val="28"/>
        </w:rPr>
        <w:sym w:font="Wingdings" w:char="F047"/>
      </w:r>
    </w:p>
    <w:p w14:paraId="66B5AC56" w14:textId="77777777" w:rsidR="00F71747" w:rsidRDefault="00F71747" w:rsidP="005407EE">
      <w:pPr>
        <w:pStyle w:val="Listenabsatz"/>
        <w:numPr>
          <w:ilvl w:val="2"/>
          <w:numId w:val="1"/>
        </w:numPr>
      </w:pPr>
      <w:r>
        <w:t>„</w:t>
      </w:r>
      <w:r w:rsidRPr="00F71747">
        <w:rPr>
          <w:i/>
        </w:rPr>
        <w:t>Add</w:t>
      </w:r>
      <w:r>
        <w:t>“ auswählen</w:t>
      </w:r>
    </w:p>
    <w:p w14:paraId="62A14957" w14:textId="77777777" w:rsidR="00F71747" w:rsidRDefault="00F71747" w:rsidP="005407EE">
      <w:pPr>
        <w:pStyle w:val="Listenabsatz"/>
        <w:numPr>
          <w:ilvl w:val="2"/>
          <w:numId w:val="1"/>
        </w:numPr>
      </w:pPr>
      <w:r>
        <w:t>„</w:t>
      </w:r>
      <w:r w:rsidRPr="00F71747">
        <w:rPr>
          <w:i/>
        </w:rPr>
        <w:t>Python 2.6.2</w:t>
      </w:r>
      <w:r>
        <w:t xml:space="preserve">“ auswählen </w:t>
      </w:r>
      <w:r>
        <w:br/>
        <w:t>(eine Internetverbindung ist erforderlich um den Python-Interpreter</w:t>
      </w:r>
      <w:r w:rsidR="00C35EE3">
        <w:t>-Manager</w:t>
      </w:r>
      <w:r>
        <w:t xml:space="preserve"> herunter zu laden; eine W-LAN Verbindung wird empfohlen, bei mobiler Datennutzung können je nach Anbieter Kosten entstehen)</w:t>
      </w:r>
    </w:p>
    <w:p w14:paraId="6087703C" w14:textId="77777777" w:rsidR="00F3096D" w:rsidRDefault="00C35EE3" w:rsidP="00F3096D">
      <w:pPr>
        <w:pStyle w:val="Listenabsatz"/>
        <w:numPr>
          <w:ilvl w:val="2"/>
          <w:numId w:val="1"/>
        </w:numPr>
      </w:pPr>
      <w:r>
        <w:t>die App „Python for Android“ öffnen</w:t>
      </w:r>
    </w:p>
    <w:p w14:paraId="46E9A1A3" w14:textId="77777777" w:rsidR="00C35EE3" w:rsidRDefault="00C35EE3" w:rsidP="00F3096D">
      <w:pPr>
        <w:pStyle w:val="Listenabsatz"/>
        <w:numPr>
          <w:ilvl w:val="2"/>
          <w:numId w:val="1"/>
        </w:numPr>
      </w:pPr>
      <w:r>
        <w:t xml:space="preserve">Install-Button drücken </w:t>
      </w:r>
      <w:r>
        <w:br/>
        <w:t>(nun wird die aktuellste Python-Interpreter Version herunter geladen; ggf. können hier von Ihnen gewünschte Python-Module nachgeladen/nachinstalliert werden zur späteren Verwendung in Ihren Skripten)</w:t>
      </w:r>
    </w:p>
    <w:p w14:paraId="0BEABD04" w14:textId="77777777" w:rsidR="00C91D55" w:rsidRDefault="00C91D55" w:rsidP="005407EE">
      <w:pPr>
        <w:pStyle w:val="Listenabsatz"/>
        <w:numPr>
          <w:ilvl w:val="2"/>
          <w:numId w:val="1"/>
        </w:numPr>
      </w:pPr>
      <w:r>
        <w:t>fertig</w:t>
      </w:r>
      <w:r>
        <w:br/>
        <w:t>(bei der Installation anderer Interpreter können Sie analog vorgehen!)</w:t>
      </w:r>
    </w:p>
    <w:p w14:paraId="4761EAEA" w14:textId="77777777" w:rsidR="00836B22" w:rsidRDefault="00836B22" w:rsidP="00836B22">
      <w:pPr>
        <w:pStyle w:val="Listenabsatz"/>
        <w:numPr>
          <w:ilvl w:val="0"/>
          <w:numId w:val="1"/>
        </w:numPr>
      </w:pPr>
      <w:r>
        <w:t>VuzixControl</w:t>
      </w:r>
    </w:p>
    <w:p w14:paraId="127DF026" w14:textId="77777777" w:rsidR="00836B22" w:rsidRDefault="00AC4FB0" w:rsidP="00836B22">
      <w:pPr>
        <w:pStyle w:val="Listenabsatz"/>
        <w:numPr>
          <w:ilvl w:val="1"/>
          <w:numId w:val="1"/>
        </w:numPr>
      </w:pPr>
      <w:r>
        <w:t>die .apk-Datei auf der Vuzix installieren über einen USB-Anschluss</w:t>
      </w:r>
      <w:r w:rsidR="008A1F99">
        <w:t xml:space="preserve"> am Computer</w:t>
      </w:r>
    </w:p>
    <w:p w14:paraId="04728CD1" w14:textId="77777777" w:rsidR="008A1F99" w:rsidRDefault="008A1F99" w:rsidP="008A1F99">
      <w:pPr>
        <w:pStyle w:val="Listenabsatz"/>
        <w:numPr>
          <w:ilvl w:val="2"/>
          <w:numId w:val="1"/>
        </w:numPr>
      </w:pPr>
      <w:r>
        <w:t>Vuzix per USB-Anschluss mit Ihrem PC verbinden</w:t>
      </w:r>
    </w:p>
    <w:p w14:paraId="3990EB71" w14:textId="77777777" w:rsidR="008A1F99" w:rsidRDefault="008A1F99" w:rsidP="008A1F99">
      <w:pPr>
        <w:pStyle w:val="Listenabsatz"/>
        <w:numPr>
          <w:ilvl w:val="2"/>
          <w:numId w:val="1"/>
        </w:numPr>
      </w:pPr>
      <w:r>
        <w:t>via M100 System File Manager die .apk-Datei installieren</w:t>
      </w:r>
    </w:p>
    <w:p w14:paraId="07A52CC4" w14:textId="77777777" w:rsidR="008A1F99" w:rsidRDefault="008A1F99" w:rsidP="008A1F99">
      <w:pPr>
        <w:pStyle w:val="Listenabsatz"/>
        <w:numPr>
          <w:ilvl w:val="2"/>
          <w:numId w:val="1"/>
        </w:numPr>
      </w:pPr>
      <w:r>
        <w:t>fertig</w:t>
      </w:r>
    </w:p>
    <w:p w14:paraId="66B2FF17" w14:textId="77777777" w:rsidR="001914CF" w:rsidRPr="001914CF" w:rsidRDefault="00A90D48" w:rsidP="001914CF">
      <w:r>
        <w:t>Nach der Installation gemäß der oben beschriebenen Schritte ist Ihr System nun bereit für den Einsatz mit dem MYO in Verbindung mit Skripten. Bei der Installation des Python-Interpreters werden einige Beispielskripte mit installiert zum Testen. Sie können nun diese oder auch eigene Python Skripte nehmen zur Verwendung in der App.</w:t>
      </w:r>
    </w:p>
    <w:p w14:paraId="7BF115C7" w14:textId="4D4E12AD" w:rsidR="008B0FFB" w:rsidRDefault="008B0FFB" w:rsidP="008B0FFB">
      <w:pPr>
        <w:pStyle w:val="berschrift1"/>
        <w:spacing w:before="240" w:after="0"/>
      </w:pPr>
      <w:bookmarkStart w:id="17" w:name="_Toc417418142"/>
      <w:r>
        <w:t>Ablauf</w:t>
      </w:r>
      <w:bookmarkEnd w:id="17"/>
    </w:p>
    <w:p w14:paraId="6ADD803B" w14:textId="441087EF" w:rsidR="000354B3" w:rsidRPr="000354B3" w:rsidRDefault="000354B3" w:rsidP="000354B3">
      <w:pPr>
        <w:pStyle w:val="berschrift2"/>
      </w:pPr>
      <w:bookmarkStart w:id="18" w:name="_Toc417418143"/>
      <w:r>
        <w:t>Übersicht im Verlaufsdiagramm</w:t>
      </w:r>
      <w:bookmarkEnd w:id="18"/>
    </w:p>
    <w:p w14:paraId="4E8D4AE6" w14:textId="77777777" w:rsidR="000354B3" w:rsidRDefault="000354B3" w:rsidP="000354B3">
      <w:pPr>
        <w:keepNext/>
      </w:pPr>
      <w:r>
        <w:rPr>
          <w:noProof/>
          <w:lang w:eastAsia="de-DE"/>
        </w:rPr>
        <w:drawing>
          <wp:inline distT="0" distB="0" distL="0" distR="0" wp14:anchorId="057B5FCC" wp14:editId="567140C8">
            <wp:extent cx="5724940" cy="518772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_Flow_Chart_v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940" cy="5187722"/>
                    </a:xfrm>
                    <a:prstGeom prst="rect">
                      <a:avLst/>
                    </a:prstGeom>
                  </pic:spPr>
                </pic:pic>
              </a:graphicData>
            </a:graphic>
          </wp:inline>
        </w:drawing>
      </w:r>
    </w:p>
    <w:p w14:paraId="1D7F2FF3" w14:textId="77777777" w:rsidR="000354B3" w:rsidRDefault="000354B3" w:rsidP="000354B3">
      <w:pPr>
        <w:pStyle w:val="Beschriftung"/>
      </w:pPr>
      <w:r>
        <w:t xml:space="preserve">Abbildung </w:t>
      </w:r>
      <w:r w:rsidR="00C92789">
        <w:fldChar w:fldCharType="begin"/>
      </w:r>
      <w:r>
        <w:instrText xml:space="preserve"> SEQ Abbildung \* ARABIC </w:instrText>
      </w:r>
      <w:r w:rsidR="00C92789">
        <w:fldChar w:fldCharType="separate"/>
      </w:r>
      <w:r>
        <w:rPr>
          <w:noProof/>
        </w:rPr>
        <w:t>1</w:t>
      </w:r>
      <w:r w:rsidR="00C92789">
        <w:fldChar w:fldCharType="end"/>
      </w:r>
      <w:r>
        <w:t>: Übersicht der Ansichten im Verlaufsdiagramm</w:t>
      </w:r>
    </w:p>
    <w:p w14:paraId="335F4150" w14:textId="34C1BF2C" w:rsidR="000354B3" w:rsidRDefault="00C22E36" w:rsidP="00C22E36">
      <w:pPr>
        <w:pStyle w:val="berschrift2"/>
      </w:pPr>
      <w:bookmarkStart w:id="19" w:name="_Toc417418144"/>
      <w:r>
        <w:t>Beispiel</w:t>
      </w:r>
      <w:bookmarkEnd w:id="19"/>
    </w:p>
    <w:p w14:paraId="68597134" w14:textId="2BD851EF" w:rsidR="00C22E36" w:rsidRPr="00C22E36" w:rsidRDefault="00C22E36" w:rsidP="00C22E36">
      <w:commentRangeStart w:id="20"/>
      <w:commentRangeStart w:id="21"/>
      <w:r>
        <w:t>Nachfolgend erhalten Sie einen Beispielablauf, wie Sie die App bedienen können</w:t>
      </w:r>
      <w:r w:rsidR="00211DF7">
        <w:t>. In diesem Beispiel wird gezeigt, wie Sie</w:t>
      </w:r>
      <w:r>
        <w:t xml:space="preserve"> ein Skript mit Geste anlegen</w:t>
      </w:r>
      <w:r w:rsidR="00211DF7">
        <w:t>,</w:t>
      </w:r>
      <w:r>
        <w:t xml:space="preserve"> diese zuordnen und anschließend auch ausführen können</w:t>
      </w:r>
      <w:commentRangeEnd w:id="20"/>
      <w:r w:rsidR="00A47A1F">
        <w:rPr>
          <w:rStyle w:val="Kommentarzeichen"/>
        </w:rPr>
        <w:commentReference w:id="20"/>
      </w:r>
      <w:commentRangeEnd w:id="21"/>
      <w:r w:rsidR="00211DF7">
        <w:rPr>
          <w:rStyle w:val="Kommentarzeichen"/>
        </w:rPr>
        <w:commentReference w:id="21"/>
      </w:r>
      <w:r>
        <w:t xml:space="preserve">. Sie sind </w:t>
      </w:r>
      <w:r w:rsidR="00211DF7">
        <w:t>nicht an diesen Ablauf gebunden</w:t>
      </w:r>
      <w:r w:rsidR="00A47A1F">
        <w:rPr>
          <w:rStyle w:val="Kommentarzeichen"/>
        </w:rPr>
        <w:commentReference w:id="22"/>
      </w:r>
      <w:r w:rsidR="00211DF7">
        <w:rPr>
          <w:rStyle w:val="Kommentarzeichen"/>
        </w:rPr>
        <w:commentReference w:id="23"/>
      </w:r>
      <w:r w:rsidR="00211DF7">
        <w:t>.</w:t>
      </w:r>
      <w:r>
        <w:t xml:space="preserve"> </w:t>
      </w:r>
      <w:r w:rsidR="00211DF7">
        <w:t>E</w:t>
      </w:r>
      <w:r>
        <w:t>r soll nur helfen sich ein Bild vom Ablauf/ von der Handhabung der App zu machen.</w:t>
      </w:r>
    </w:p>
    <w:p w14:paraId="4A58BB3F" w14:textId="77777777" w:rsidR="00C22E36" w:rsidRDefault="00C22E36" w:rsidP="00C22E36">
      <w:pPr>
        <w:pStyle w:val="Listenabsatz"/>
        <w:numPr>
          <w:ilvl w:val="0"/>
          <w:numId w:val="2"/>
        </w:numPr>
      </w:pPr>
      <w:r>
        <w:t>MYOScriptControl starten</w:t>
      </w:r>
    </w:p>
    <w:p w14:paraId="4914342E" w14:textId="77777777" w:rsidR="00C22E36" w:rsidRDefault="00C22E36" w:rsidP="00C22E36">
      <w:pPr>
        <w:pStyle w:val="Listenabsatz"/>
        <w:numPr>
          <w:ilvl w:val="1"/>
          <w:numId w:val="2"/>
        </w:numPr>
      </w:pPr>
      <w:r>
        <w:t>App anklicken</w:t>
      </w:r>
    </w:p>
    <w:p w14:paraId="2722AFD0" w14:textId="77777777" w:rsidR="00C22E36" w:rsidRDefault="00C22E36" w:rsidP="00C22E36">
      <w:pPr>
        <w:pStyle w:val="Listenabsatz"/>
        <w:numPr>
          <w:ilvl w:val="0"/>
          <w:numId w:val="2"/>
        </w:numPr>
      </w:pPr>
      <w:r>
        <w:t>Skript importieren</w:t>
      </w:r>
    </w:p>
    <w:p w14:paraId="78BF9600" w14:textId="77777777" w:rsidR="00C22E36" w:rsidRDefault="00C22E36" w:rsidP="00C22E36">
      <w:pPr>
        <w:pStyle w:val="Listenabsatz"/>
        <w:numPr>
          <w:ilvl w:val="1"/>
          <w:numId w:val="2"/>
        </w:numPr>
      </w:pPr>
      <w:r>
        <w:t>im Menü (oben rechts) zu Skripten wechseln</w:t>
      </w:r>
    </w:p>
    <w:p w14:paraId="68EA7D3A" w14:textId="77777777" w:rsidR="00C22E36" w:rsidRDefault="00250F4B" w:rsidP="00C22E36">
      <w:pPr>
        <w:pStyle w:val="Listenabsatz"/>
        <w:numPr>
          <w:ilvl w:val="1"/>
          <w:numId w:val="2"/>
        </w:numPr>
      </w:pPr>
      <w:r>
        <w:rPr>
          <w:noProof/>
          <w:lang w:eastAsia="de-DE"/>
        </w:rPr>
        <w:drawing>
          <wp:anchor distT="0" distB="0" distL="114300" distR="114300" simplePos="0" relativeHeight="251641856" behindDoc="0" locked="0" layoutInCell="1" allowOverlap="1" wp14:anchorId="27A7505C" wp14:editId="58C29C7B">
            <wp:simplePos x="0" y="0"/>
            <wp:positionH relativeFrom="column">
              <wp:posOffset>3091180</wp:posOffset>
            </wp:positionH>
            <wp:positionV relativeFrom="paragraph">
              <wp:posOffset>1905</wp:posOffset>
            </wp:positionV>
            <wp:extent cx="190500" cy="190500"/>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us_add_kle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a:noFill/>
                    <a:ln>
                      <a:noFill/>
                    </a:ln>
                  </pic:spPr>
                </pic:pic>
              </a:graphicData>
            </a:graphic>
          </wp:anchor>
        </w:drawing>
      </w:r>
      <w:r>
        <w:t>neues Skript hinzufügen (oben rechts)</w:t>
      </w:r>
      <w:r w:rsidRPr="00250F4B">
        <w:rPr>
          <w:noProof/>
          <w:lang w:eastAsia="de-DE"/>
        </w:rPr>
        <w:t xml:space="preserve"> </w:t>
      </w:r>
      <w:r>
        <w:t xml:space="preserve"> </w:t>
      </w:r>
    </w:p>
    <w:p w14:paraId="06D30466" w14:textId="77777777" w:rsidR="0033783A" w:rsidRDefault="0033783A" w:rsidP="00C22E36">
      <w:pPr>
        <w:pStyle w:val="Listenabsatz"/>
        <w:numPr>
          <w:ilvl w:val="1"/>
          <w:numId w:val="2"/>
        </w:numPr>
      </w:pPr>
      <w:r>
        <w:t>Skript auswählen im Dateisystem</w:t>
      </w:r>
    </w:p>
    <w:p w14:paraId="685C66DD" w14:textId="77777777" w:rsidR="0033783A" w:rsidRDefault="0033783A" w:rsidP="0033783A">
      <w:pPr>
        <w:pStyle w:val="Listenabsatz"/>
        <w:numPr>
          <w:ilvl w:val="1"/>
          <w:numId w:val="2"/>
        </w:numPr>
      </w:pPr>
      <w:r>
        <w:t>dem Skript einen Namen geben</w:t>
      </w:r>
    </w:p>
    <w:p w14:paraId="3BE313C3" w14:textId="77777777" w:rsidR="0033783A" w:rsidRDefault="0033783A" w:rsidP="0033783A">
      <w:pPr>
        <w:pStyle w:val="Listenabsatz"/>
        <w:numPr>
          <w:ilvl w:val="1"/>
          <w:numId w:val="2"/>
        </w:numPr>
      </w:pPr>
      <w:r>
        <w:t>eventuell dem Skript eine Beschreibung hinzufügen</w:t>
      </w:r>
    </w:p>
    <w:p w14:paraId="1179F3C3" w14:textId="77777777" w:rsidR="0033783A" w:rsidRDefault="0033783A" w:rsidP="0033783A">
      <w:pPr>
        <w:pStyle w:val="Listenabsatz"/>
        <w:numPr>
          <w:ilvl w:val="1"/>
          <w:numId w:val="2"/>
        </w:numPr>
      </w:pPr>
      <w:r>
        <w:rPr>
          <w:noProof/>
          <w:lang w:eastAsia="de-DE"/>
        </w:rPr>
        <w:drawing>
          <wp:anchor distT="0" distB="0" distL="114300" distR="114300" simplePos="0" relativeHeight="251644928" behindDoc="0" locked="0" layoutInCell="1" allowOverlap="1" wp14:anchorId="3CFA0A54" wp14:editId="5F6B04B7">
            <wp:simplePos x="0" y="0"/>
            <wp:positionH relativeFrom="column">
              <wp:posOffset>2576830</wp:posOffset>
            </wp:positionH>
            <wp:positionV relativeFrom="paragraph">
              <wp:posOffset>161290</wp:posOffset>
            </wp:positionV>
            <wp:extent cx="219075" cy="219075"/>
            <wp:effectExtent l="0" t="0" r="0" b="952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4cf9f3e-bf66-4e9a-8d08-8e1b73b5fa6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anchor>
        </w:drawing>
      </w:r>
      <w:r>
        <w:t>abspeichern</w:t>
      </w:r>
    </w:p>
    <w:p w14:paraId="0E89441A" w14:textId="77777777" w:rsidR="0033783A" w:rsidRDefault="0033783A" w:rsidP="0033783A">
      <w:pPr>
        <w:pStyle w:val="Listenabsatz"/>
        <w:numPr>
          <w:ilvl w:val="0"/>
          <w:numId w:val="2"/>
        </w:numPr>
      </w:pPr>
      <w:r>
        <w:t xml:space="preserve">zurück ins Hauptmenü/Hauptansicht </w:t>
      </w:r>
    </w:p>
    <w:p w14:paraId="43065F21" w14:textId="77777777" w:rsidR="0033783A" w:rsidRDefault="0033783A" w:rsidP="0033783A">
      <w:pPr>
        <w:pStyle w:val="Listenabsatz"/>
        <w:numPr>
          <w:ilvl w:val="0"/>
          <w:numId w:val="2"/>
        </w:numPr>
      </w:pPr>
      <w:r>
        <w:t>Geste hinzufügen und das Skript der Geste zuordnen</w:t>
      </w:r>
    </w:p>
    <w:p w14:paraId="667C4BFA" w14:textId="77777777" w:rsidR="0033783A" w:rsidRDefault="0033783A" w:rsidP="0033783A">
      <w:pPr>
        <w:pStyle w:val="Listenabsatz"/>
        <w:numPr>
          <w:ilvl w:val="1"/>
          <w:numId w:val="2"/>
        </w:numPr>
      </w:pPr>
      <w:r>
        <w:rPr>
          <w:noProof/>
          <w:lang w:eastAsia="de-DE"/>
        </w:rPr>
        <w:drawing>
          <wp:anchor distT="0" distB="0" distL="114300" distR="114300" simplePos="0" relativeHeight="251648000" behindDoc="0" locked="0" layoutInCell="1" allowOverlap="1" wp14:anchorId="27A0D645" wp14:editId="6048DD39">
            <wp:simplePos x="0" y="0"/>
            <wp:positionH relativeFrom="column">
              <wp:posOffset>2843530</wp:posOffset>
            </wp:positionH>
            <wp:positionV relativeFrom="paragraph">
              <wp:posOffset>171450</wp:posOffset>
            </wp:positionV>
            <wp:extent cx="190500" cy="19050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us_add_kle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a:noFill/>
                    <a:ln>
                      <a:noFill/>
                    </a:ln>
                  </pic:spPr>
                </pic:pic>
              </a:graphicData>
            </a:graphic>
          </wp:anchor>
        </w:drawing>
      </w:r>
      <w:r>
        <w:t>im Menü (oben rechts) zu Gesten wechseln</w:t>
      </w:r>
    </w:p>
    <w:p w14:paraId="497BB19A" w14:textId="77777777" w:rsidR="0033783A" w:rsidRDefault="0033783A" w:rsidP="0033783A">
      <w:pPr>
        <w:pStyle w:val="Listenabsatz"/>
        <w:numPr>
          <w:ilvl w:val="1"/>
          <w:numId w:val="2"/>
        </w:numPr>
      </w:pPr>
      <w:r>
        <w:t>neue Geste anlegen (oben rechts)</w:t>
      </w:r>
    </w:p>
    <w:p w14:paraId="29593D7C" w14:textId="77777777" w:rsidR="0033783A" w:rsidRDefault="0033783A" w:rsidP="0033783A">
      <w:pPr>
        <w:pStyle w:val="Listenabsatz"/>
        <w:numPr>
          <w:ilvl w:val="1"/>
          <w:numId w:val="2"/>
        </w:numPr>
      </w:pPr>
      <w:r>
        <w:t>Aufnahme starten</w:t>
      </w:r>
    </w:p>
    <w:p w14:paraId="5F987E09" w14:textId="77777777" w:rsidR="0032259B" w:rsidRDefault="0033783A" w:rsidP="0033783A">
      <w:pPr>
        <w:pStyle w:val="Listenabsatz"/>
        <w:numPr>
          <w:ilvl w:val="1"/>
          <w:numId w:val="2"/>
        </w:numPr>
      </w:pPr>
      <w:r>
        <w:t xml:space="preserve">Geste via </w:t>
      </w:r>
      <w:hyperlink w:anchor="_3x3_Muster" w:history="1">
        <w:r w:rsidRPr="0033783A">
          <w:rPr>
            <w:rStyle w:val="Hyperlink"/>
          </w:rPr>
          <w:t>3x3 Muster</w:t>
        </w:r>
      </w:hyperlink>
      <w:r>
        <w:t xml:space="preserve"> aufnehmen &amp; mit Faust bestätigen</w:t>
      </w:r>
      <w:r>
        <w:br/>
        <w:t xml:space="preserve">(Bsp.: </w:t>
      </w:r>
      <w:r w:rsidR="0032259B">
        <w:tab/>
      </w:r>
      <w:r>
        <w:t>Akti</w:t>
      </w:r>
      <w:r w:rsidR="0032259B">
        <w:t xml:space="preserve">vierungsgeste </w:t>
      </w:r>
      <w:r w:rsidR="0032259B">
        <w:sym w:font="Wingdings" w:char="F0F0"/>
      </w:r>
      <w:r>
        <w:t xml:space="preserve"> Hand gerade ausgestreckt vom Körper</w:t>
      </w:r>
      <w:r w:rsidR="0032259B">
        <w:t xml:space="preserve"> </w:t>
      </w:r>
    </w:p>
    <w:p w14:paraId="7827FDC0" w14:textId="77777777" w:rsidR="0033783A" w:rsidRDefault="0032259B" w:rsidP="0032259B">
      <w:pPr>
        <w:pStyle w:val="Listenabsatz"/>
        <w:ind w:left="1440" w:firstLine="684"/>
      </w:pPr>
      <w:r>
        <w:sym w:font="Wingdings" w:char="F0F0"/>
      </w:r>
      <w:r>
        <w:t xml:space="preserve"> </w:t>
      </w:r>
      <w:r w:rsidR="0033783A">
        <w:t>Zentrierungsgeste</w:t>
      </w:r>
      <w:r>
        <w:t xml:space="preserve"> </w:t>
      </w:r>
      <w:r>
        <w:sym w:font="Wingdings" w:char="F0F0"/>
      </w:r>
      <w:r w:rsidR="0033783A">
        <w:t xml:space="preserve"> </w:t>
      </w:r>
      <w:r>
        <w:t xml:space="preserve">Unlockgeste </w:t>
      </w:r>
      <w:r>
        <w:sym w:font="Wingdings" w:char="F0F0"/>
      </w:r>
      <w:r w:rsidR="0033783A">
        <w:t xml:space="preserve"> Faust)</w:t>
      </w:r>
    </w:p>
    <w:p w14:paraId="313EB0D4" w14:textId="77777777" w:rsidR="00282DD3" w:rsidRDefault="00282DD3" w:rsidP="0033783A">
      <w:pPr>
        <w:pStyle w:val="Listenabsatz"/>
        <w:numPr>
          <w:ilvl w:val="1"/>
          <w:numId w:val="2"/>
        </w:numPr>
      </w:pPr>
      <w:r>
        <w:t>Aufnahme stoppen</w:t>
      </w:r>
    </w:p>
    <w:p w14:paraId="4D127514" w14:textId="77777777" w:rsidR="00282DD3" w:rsidRDefault="00282DD3" w:rsidP="0033783A">
      <w:pPr>
        <w:pStyle w:val="Listenabsatz"/>
        <w:numPr>
          <w:ilvl w:val="1"/>
          <w:numId w:val="2"/>
        </w:numPr>
      </w:pPr>
      <w:r>
        <w:t>Überprüfen, ob das MYO die Geste richtig erkannt hat</w:t>
      </w:r>
    </w:p>
    <w:p w14:paraId="582265B8" w14:textId="77777777" w:rsidR="00282DD3" w:rsidRDefault="00282DD3" w:rsidP="0033783A">
      <w:pPr>
        <w:pStyle w:val="Listenabsatz"/>
        <w:numPr>
          <w:ilvl w:val="1"/>
          <w:numId w:val="2"/>
        </w:numPr>
      </w:pPr>
      <w:r>
        <w:rPr>
          <w:noProof/>
          <w:lang w:eastAsia="de-DE"/>
        </w:rPr>
        <w:drawing>
          <wp:anchor distT="0" distB="0" distL="114300" distR="114300" simplePos="0" relativeHeight="251651072" behindDoc="0" locked="0" layoutInCell="1" allowOverlap="1" wp14:anchorId="665BAA79" wp14:editId="65A7CAD5">
            <wp:simplePos x="0" y="0"/>
            <wp:positionH relativeFrom="column">
              <wp:posOffset>2395855</wp:posOffset>
            </wp:positionH>
            <wp:positionV relativeFrom="paragraph">
              <wp:posOffset>13970</wp:posOffset>
            </wp:positionV>
            <wp:extent cx="180975" cy="180975"/>
            <wp:effectExtent l="0" t="0" r="9525" b="952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8a62df-b269-4698-b60f-cad38f0ba42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anchor>
        </w:drawing>
      </w:r>
      <w:r>
        <w:t xml:space="preserve">Speichern/bestätigen mit </w:t>
      </w:r>
    </w:p>
    <w:p w14:paraId="3AA51B70" w14:textId="77777777" w:rsidR="00282DD3" w:rsidRDefault="00282DD3" w:rsidP="0033783A">
      <w:pPr>
        <w:pStyle w:val="Listenabsatz"/>
        <w:numPr>
          <w:ilvl w:val="1"/>
          <w:numId w:val="2"/>
        </w:numPr>
      </w:pPr>
      <w:r>
        <w:t>Geste benennen</w:t>
      </w:r>
    </w:p>
    <w:p w14:paraId="6B1A5820" w14:textId="77777777" w:rsidR="00282DD3" w:rsidRDefault="00282DD3" w:rsidP="0033783A">
      <w:pPr>
        <w:pStyle w:val="Listenabsatz"/>
        <w:numPr>
          <w:ilvl w:val="1"/>
          <w:numId w:val="2"/>
        </w:numPr>
      </w:pPr>
      <w:r>
        <w:t>zuvor angelegtes oder bereits existierendes Skript dem Skript zuweisen</w:t>
      </w:r>
    </w:p>
    <w:p w14:paraId="6CB3A58E" w14:textId="77777777" w:rsidR="00282DD3" w:rsidRDefault="00282DD3" w:rsidP="0033783A">
      <w:pPr>
        <w:pStyle w:val="Listenabsatz"/>
        <w:numPr>
          <w:ilvl w:val="1"/>
          <w:numId w:val="2"/>
        </w:numPr>
      </w:pPr>
      <w:r>
        <w:rPr>
          <w:noProof/>
          <w:lang w:eastAsia="de-DE"/>
        </w:rPr>
        <w:drawing>
          <wp:anchor distT="0" distB="0" distL="114300" distR="114300" simplePos="0" relativeHeight="251654144" behindDoc="0" locked="0" layoutInCell="1" allowOverlap="1" wp14:anchorId="711D3647" wp14:editId="08B82706">
            <wp:simplePos x="0" y="0"/>
            <wp:positionH relativeFrom="column">
              <wp:posOffset>2376805</wp:posOffset>
            </wp:positionH>
            <wp:positionV relativeFrom="paragraph">
              <wp:posOffset>13970</wp:posOffset>
            </wp:positionV>
            <wp:extent cx="180975" cy="180975"/>
            <wp:effectExtent l="0" t="0" r="9525" b="952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8a62df-b269-4698-b60f-cad38f0ba42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anchor>
        </w:drawing>
      </w:r>
      <w:r>
        <w:t xml:space="preserve">bestätigen/speichern mit </w:t>
      </w:r>
    </w:p>
    <w:p w14:paraId="42E32203" w14:textId="77777777" w:rsidR="00282DD3" w:rsidRDefault="00282DD3" w:rsidP="00282DD3">
      <w:pPr>
        <w:pStyle w:val="Listenabsatz"/>
        <w:numPr>
          <w:ilvl w:val="0"/>
          <w:numId w:val="2"/>
        </w:numPr>
      </w:pPr>
      <w:r>
        <w:rPr>
          <w:noProof/>
          <w:lang w:eastAsia="de-DE"/>
        </w:rPr>
        <w:drawing>
          <wp:anchor distT="0" distB="0" distL="114300" distR="114300" simplePos="0" relativeHeight="251657216" behindDoc="0" locked="0" layoutInCell="1" allowOverlap="1" wp14:anchorId="1BBDD3F1" wp14:editId="5C789852">
            <wp:simplePos x="0" y="0"/>
            <wp:positionH relativeFrom="column">
              <wp:posOffset>2567305</wp:posOffset>
            </wp:positionH>
            <wp:positionV relativeFrom="paragraph">
              <wp:posOffset>10795</wp:posOffset>
            </wp:positionV>
            <wp:extent cx="219075" cy="219075"/>
            <wp:effectExtent l="0" t="0" r="0" b="9525"/>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4cf9f3e-bf66-4e9a-8d08-8e1b73b5fa6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anchor>
        </w:drawing>
      </w:r>
      <w:r>
        <w:t xml:space="preserve">zurück ins Hauptmenü/Hauptansicht </w:t>
      </w:r>
    </w:p>
    <w:p w14:paraId="1E9C9672" w14:textId="77777777" w:rsidR="00282DD3" w:rsidRDefault="0032259B" w:rsidP="00282DD3">
      <w:pPr>
        <w:pStyle w:val="Listenabsatz"/>
        <w:numPr>
          <w:ilvl w:val="0"/>
          <w:numId w:val="2"/>
        </w:numPr>
      </w:pPr>
      <w:r>
        <w:t>Geste ausführ</w:t>
      </w:r>
      <w:r w:rsidR="005931A5">
        <w:t>en</w:t>
      </w:r>
    </w:p>
    <w:p w14:paraId="78446695" w14:textId="77777777" w:rsidR="005931A5" w:rsidRDefault="005931A5" w:rsidP="005931A5">
      <w:pPr>
        <w:pStyle w:val="Listenabsatz"/>
        <w:numPr>
          <w:ilvl w:val="1"/>
          <w:numId w:val="2"/>
        </w:numPr>
      </w:pPr>
      <w:r>
        <w:t>[ggf. im Debug-Modus (oben links aktivieren)] Geste ausführen</w:t>
      </w:r>
    </w:p>
    <w:p w14:paraId="732053CB" w14:textId="77777777" w:rsidR="005931A5" w:rsidRDefault="005931A5" w:rsidP="005931A5">
      <w:pPr>
        <w:pStyle w:val="Listenabsatz"/>
        <w:numPr>
          <w:ilvl w:val="1"/>
          <w:numId w:val="2"/>
        </w:numPr>
      </w:pPr>
      <w:r>
        <w:t>schauen, ob Geste richtig erkannt</w:t>
      </w:r>
    </w:p>
    <w:p w14:paraId="3A3B81B7" w14:textId="77777777" w:rsidR="005931A5" w:rsidRPr="00C22E36" w:rsidRDefault="005931A5" w:rsidP="005931A5">
      <w:pPr>
        <w:pStyle w:val="Listenabsatz"/>
        <w:numPr>
          <w:ilvl w:val="1"/>
          <w:numId w:val="2"/>
        </w:numPr>
      </w:pPr>
      <w:r>
        <w:t>eventuell Skript bei der Ausführung zuschauen oder Interaktion mit dem Skript</w:t>
      </w:r>
    </w:p>
    <w:p w14:paraId="17EC23C6" w14:textId="68EAE837" w:rsidR="008B0FFB" w:rsidRDefault="007C0323" w:rsidP="007C0323">
      <w:pPr>
        <w:pStyle w:val="berschrift1"/>
      </w:pPr>
      <w:bookmarkStart w:id="24" w:name="_Toc417418145"/>
      <w:r>
        <w:t>App-Beschreibung</w:t>
      </w:r>
      <w:bookmarkEnd w:id="24"/>
    </w:p>
    <w:p w14:paraId="592511AF" w14:textId="29E6E6E3" w:rsidR="007C0323" w:rsidRDefault="007C0323" w:rsidP="007C0323">
      <w:pPr>
        <w:pStyle w:val="berschrift2"/>
      </w:pPr>
      <w:bookmarkStart w:id="25" w:name="_Toc417418146"/>
      <w:r>
        <w:t>MYOScriptControl</w:t>
      </w:r>
      <w:bookmarkEnd w:id="25"/>
    </w:p>
    <w:p w14:paraId="7E244D99" w14:textId="1A345CA6" w:rsidR="007C0323" w:rsidRDefault="00131422" w:rsidP="007C0323">
      <w:pPr>
        <w:pStyle w:val="berschrift3"/>
      </w:pPr>
      <w:bookmarkStart w:id="26" w:name="_Toc417418147"/>
      <w:r>
        <w:rPr>
          <w:noProof/>
          <w:lang w:eastAsia="de-DE"/>
        </w:rPr>
        <w:drawing>
          <wp:anchor distT="0" distB="0" distL="114300" distR="114300" simplePos="0" relativeHeight="251679744" behindDoc="1" locked="0" layoutInCell="1" allowOverlap="1" wp14:anchorId="09B9254E" wp14:editId="27C857D2">
            <wp:simplePos x="0" y="0"/>
            <wp:positionH relativeFrom="margin">
              <wp:align>right</wp:align>
            </wp:positionH>
            <wp:positionV relativeFrom="paragraph">
              <wp:posOffset>13335</wp:posOffset>
            </wp:positionV>
            <wp:extent cx="1012190" cy="1799590"/>
            <wp:effectExtent l="0" t="0" r="0" b="0"/>
            <wp:wrapTight wrapText="bothSides">
              <wp:wrapPolygon edited="0">
                <wp:start x="0" y="0"/>
                <wp:lineTo x="0" y="21265"/>
                <wp:lineTo x="21139" y="21265"/>
                <wp:lineTo x="21139"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5-04-20 10.09.5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12190" cy="1799590"/>
                    </a:xfrm>
                    <a:prstGeom prst="rect">
                      <a:avLst/>
                    </a:prstGeom>
                  </pic:spPr>
                </pic:pic>
              </a:graphicData>
            </a:graphic>
            <wp14:sizeRelH relativeFrom="page">
              <wp14:pctWidth>0</wp14:pctWidth>
            </wp14:sizeRelH>
            <wp14:sizeRelV relativeFrom="page">
              <wp14:pctHeight>0</wp14:pctHeight>
            </wp14:sizeRelV>
          </wp:anchor>
        </w:drawing>
      </w:r>
      <w:r w:rsidR="007C0323">
        <w:t>Hauptbildschirm/Hauptansicht</w:t>
      </w:r>
      <w:bookmarkEnd w:id="26"/>
    </w:p>
    <w:p w14:paraId="206E68F7" w14:textId="5E1903E8" w:rsidR="00E617A2" w:rsidRPr="007521A6" w:rsidRDefault="007521A6" w:rsidP="007521A6">
      <w:r>
        <w:t>Im Hauptmenü befindet sich ein farbiges Feld…</w:t>
      </w:r>
    </w:p>
    <w:p w14:paraId="15582F03" w14:textId="522007AE" w:rsidR="00D63D39" w:rsidRDefault="007521A6" w:rsidP="007521A6">
      <w:pPr>
        <w:pStyle w:val="berschrift4"/>
      </w:pPr>
      <w:bookmarkStart w:id="27" w:name="_Toc417418148"/>
      <w:r>
        <w:t>Zustandsfarben</w:t>
      </w:r>
      <w:bookmarkEnd w:id="27"/>
    </w:p>
    <w:p w14:paraId="73103119" w14:textId="77777777" w:rsidR="007521A6" w:rsidRDefault="007521A6" w:rsidP="007521A6">
      <w:pPr>
        <w:pStyle w:val="berschrift5"/>
      </w:pPr>
      <w:r>
        <w:t>rot</w:t>
      </w:r>
    </w:p>
    <w:p w14:paraId="4F386FF6" w14:textId="77777777" w:rsidR="007521A6" w:rsidRPr="007521A6" w:rsidRDefault="007521A6" w:rsidP="007521A6">
      <w:r>
        <w:t>sagt aus, dass disconnected (weiter beschreiben)</w:t>
      </w:r>
    </w:p>
    <w:p w14:paraId="432C0F27" w14:textId="77777777" w:rsidR="007521A6" w:rsidRDefault="007521A6" w:rsidP="007521A6">
      <w:pPr>
        <w:pStyle w:val="berschrift5"/>
      </w:pPr>
      <w:r>
        <w:t>orange</w:t>
      </w:r>
    </w:p>
    <w:p w14:paraId="0C4E1C65" w14:textId="77777777" w:rsidR="007521A6" w:rsidRPr="007521A6" w:rsidRDefault="007521A6" w:rsidP="007521A6">
      <w:r>
        <w:t>sagt aus, dass unsynced (weiter beschreiben)</w:t>
      </w:r>
    </w:p>
    <w:p w14:paraId="2BA3FE46" w14:textId="77777777" w:rsidR="007521A6" w:rsidRDefault="007521A6" w:rsidP="007521A6">
      <w:pPr>
        <w:pStyle w:val="berschrift5"/>
      </w:pPr>
      <w:r>
        <w:t>gelb</w:t>
      </w:r>
    </w:p>
    <w:p w14:paraId="57CEFE49" w14:textId="786E3936" w:rsidR="00E617A2" w:rsidRPr="007521A6" w:rsidRDefault="007521A6" w:rsidP="007521A6">
      <w:r>
        <w:t>sagt aus, dass locked (weiter beschreiben)</w:t>
      </w:r>
    </w:p>
    <w:p w14:paraId="3DFB7D52" w14:textId="77777777" w:rsidR="007521A6" w:rsidRDefault="007521A6" w:rsidP="007521A6">
      <w:pPr>
        <w:pStyle w:val="berschrift5"/>
      </w:pPr>
      <w:r>
        <w:t>grün</w:t>
      </w:r>
    </w:p>
    <w:p w14:paraId="740393E5" w14:textId="77777777" w:rsidR="007521A6" w:rsidRDefault="007521A6" w:rsidP="007521A6">
      <w:r>
        <w:t>sagt aus, dass idle (weiter beschreiben)</w:t>
      </w:r>
    </w:p>
    <w:p w14:paraId="484DA19E" w14:textId="70CBAF36" w:rsidR="00D95D57" w:rsidRDefault="00D95D57" w:rsidP="00D95D57">
      <w:pPr>
        <w:pStyle w:val="berschrift4"/>
      </w:pPr>
      <w:bookmarkStart w:id="28" w:name="_Toc417418149"/>
      <w:r>
        <w:t>Debug-Mode</w:t>
      </w:r>
      <w:bookmarkEnd w:id="28"/>
    </w:p>
    <w:p w14:paraId="653DF3C0" w14:textId="77777777" w:rsidR="00D95D57" w:rsidRPr="00D95D57" w:rsidRDefault="00D95D57" w:rsidP="00D95D57">
      <w:r>
        <w:t>Wenn der Debug-Mode angeschaltet wird via Switch-Button, dann werden die ausgeführten/erkannten Gesten angezeigt…</w:t>
      </w:r>
    </w:p>
    <w:p w14:paraId="14BD0649" w14:textId="7CC6085F" w:rsidR="00B6583E" w:rsidRDefault="00B6583E" w:rsidP="00B6583E">
      <w:pPr>
        <w:pStyle w:val="berschrift3"/>
      </w:pPr>
      <w:bookmarkStart w:id="29" w:name="_Toc417418150"/>
      <w:r>
        <w:t>Gesten</w:t>
      </w:r>
      <w:bookmarkEnd w:id="29"/>
    </w:p>
    <w:p w14:paraId="32A6E9D3" w14:textId="5B99D9FA" w:rsidR="0033783A" w:rsidRDefault="0033783A" w:rsidP="0033783A">
      <w:pPr>
        <w:pStyle w:val="berschrift4"/>
      </w:pPr>
      <w:bookmarkStart w:id="30" w:name="_Toc417418151"/>
      <w:r>
        <w:t>Aktivierungsgeste</w:t>
      </w:r>
      <w:bookmarkEnd w:id="30"/>
    </w:p>
    <w:p w14:paraId="48650C2F" w14:textId="083C4866" w:rsidR="0033783A" w:rsidRDefault="0033783A" w:rsidP="0033783A">
      <w:pPr>
        <w:pStyle w:val="berschrift4"/>
      </w:pPr>
      <w:bookmarkStart w:id="31" w:name="_Toc417418152"/>
      <w:r>
        <w:t>Zentrierung</w:t>
      </w:r>
      <w:bookmarkEnd w:id="31"/>
    </w:p>
    <w:p w14:paraId="67913A51" w14:textId="0538A7A9" w:rsidR="0033783A" w:rsidRPr="0033783A" w:rsidRDefault="0033783A" w:rsidP="0033783A">
      <w:pPr>
        <w:pStyle w:val="berschrift4"/>
      </w:pPr>
      <w:bookmarkStart w:id="32" w:name="_Toc417418153"/>
      <w:r>
        <w:t>Unlock</w:t>
      </w:r>
      <w:bookmarkEnd w:id="32"/>
    </w:p>
    <w:p w14:paraId="49772E0F" w14:textId="62A3B9A3" w:rsidR="0033783A" w:rsidRPr="0033783A" w:rsidRDefault="0033783A" w:rsidP="0033783A">
      <w:pPr>
        <w:pStyle w:val="berschrift4"/>
      </w:pPr>
      <w:bookmarkStart w:id="33" w:name="_3x3_Muster"/>
      <w:bookmarkStart w:id="34" w:name="_Toc417418154"/>
      <w:bookmarkEnd w:id="33"/>
      <w:r>
        <w:t>3x3 Muster</w:t>
      </w:r>
      <w:bookmarkEnd w:id="34"/>
    </w:p>
    <w:p w14:paraId="7C2EE038" w14:textId="651F5945" w:rsidR="007C0323" w:rsidRDefault="00B6583E" w:rsidP="00B6583E">
      <w:pPr>
        <w:pStyle w:val="berschrift3"/>
      </w:pPr>
      <w:bookmarkStart w:id="35" w:name="_Toc417418155"/>
      <w:commentRangeStart w:id="36"/>
      <w:r>
        <w:t>Skripte</w:t>
      </w:r>
      <w:commentRangeEnd w:id="36"/>
      <w:r w:rsidR="007B3089">
        <w:rPr>
          <w:rStyle w:val="Kommentarzeichen"/>
          <w:rFonts w:asciiTheme="minorHAnsi" w:eastAsiaTheme="minorHAnsi" w:hAnsiTheme="minorHAnsi" w:cstheme="minorBidi"/>
          <w:color w:val="auto"/>
        </w:rPr>
        <w:commentReference w:id="36"/>
      </w:r>
      <w:bookmarkEnd w:id="35"/>
    </w:p>
    <w:p w14:paraId="2D5CBE54" w14:textId="2EDF6238" w:rsidR="006D41C6" w:rsidRDefault="006D41C6" w:rsidP="006D41C6">
      <w:pPr>
        <w:pStyle w:val="berschrift4"/>
      </w:pPr>
      <w:bookmarkStart w:id="37" w:name="_Toc417418156"/>
      <w:r>
        <w:t>unterstützte Skriptsprachen</w:t>
      </w:r>
      <w:bookmarkEnd w:id="37"/>
    </w:p>
    <w:p w14:paraId="59FE6B44" w14:textId="77777777" w:rsidR="00D4477E" w:rsidRPr="00D4477E" w:rsidRDefault="00D4477E" w:rsidP="00D4477E">
      <w:r>
        <w:t>Folgend aufgelistete Programmiersprachen werden unterstützt (der jeweilige Text gibt eine kurze Einführung/Übersicht in die jeweilige Skriptsprache):</w:t>
      </w:r>
    </w:p>
    <w:p w14:paraId="1065E5E0" w14:textId="77777777" w:rsidR="00141C3A" w:rsidRPr="00141C3A" w:rsidRDefault="00141C3A" w:rsidP="00141C3A">
      <w:pPr>
        <w:pStyle w:val="berschrift5"/>
      </w:pPr>
      <w:r>
        <w:rPr>
          <w:noProof/>
          <w:lang w:eastAsia="de-DE"/>
        </w:rPr>
        <w:drawing>
          <wp:anchor distT="0" distB="0" distL="114300" distR="114300" simplePos="0" relativeHeight="251660288" behindDoc="1" locked="0" layoutInCell="1" allowOverlap="1" wp14:anchorId="19785E7A" wp14:editId="39CD3C3F">
            <wp:simplePos x="0" y="0"/>
            <wp:positionH relativeFrom="margin">
              <wp:align>right</wp:align>
            </wp:positionH>
            <wp:positionV relativeFrom="paragraph">
              <wp:posOffset>32550</wp:posOffset>
            </wp:positionV>
            <wp:extent cx="720000" cy="611817"/>
            <wp:effectExtent l="0" t="0" r="4445" b="0"/>
            <wp:wrapTight wrapText="bothSides">
              <wp:wrapPolygon edited="0">
                <wp:start x="1144" y="0"/>
                <wp:lineTo x="0" y="1346"/>
                <wp:lineTo x="0" y="20860"/>
                <wp:lineTo x="21162" y="20860"/>
                <wp:lineTo x="21162" y="1346"/>
                <wp:lineTo x="20018" y="0"/>
                <wp:lineTo x="1144"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rminal-icon-shell-linux-unix.png"/>
                    <pic:cNvPicPr/>
                  </pic:nvPicPr>
                  <pic:blipFill rotWithShape="1">
                    <a:blip r:embed="rId20" cstate="print">
                      <a:extLst>
                        <a:ext uri="{28A0092B-C50C-407E-A947-70E740481C1C}">
                          <a14:useLocalDpi xmlns:a14="http://schemas.microsoft.com/office/drawing/2010/main" val="0"/>
                        </a:ext>
                      </a:extLst>
                    </a:blip>
                    <a:srcRect l="529" t="11502" b="3907"/>
                    <a:stretch/>
                  </pic:blipFill>
                  <pic:spPr bwMode="auto">
                    <a:xfrm>
                      <a:off x="0" y="0"/>
                      <a:ext cx="720000" cy="611817"/>
                    </a:xfrm>
                    <a:prstGeom prst="rect">
                      <a:avLst/>
                    </a:prstGeom>
                    <a:ln>
                      <a:noFill/>
                    </a:ln>
                    <a:extLst>
                      <a:ext uri="{53640926-AAD7-44D8-BBD7-CCE9431645EC}">
                        <a14:shadowObscured xmlns:a14="http://schemas.microsoft.com/office/drawing/2010/main"/>
                      </a:ext>
                    </a:extLst>
                  </pic:spPr>
                </pic:pic>
              </a:graphicData>
            </a:graphic>
          </wp:anchor>
        </w:drawing>
      </w:r>
      <w:r w:rsidR="00CE28E6" w:rsidRPr="00141C3A">
        <w:t>Shell</w:t>
      </w:r>
    </w:p>
    <w:p w14:paraId="30307182" w14:textId="77777777" w:rsidR="00CE28E6" w:rsidRPr="00CE28E6" w:rsidRDefault="00CE28E6" w:rsidP="00CE28E6">
      <w:r w:rsidRPr="00CE28E6">
        <w:t>Die Unix-Shell oder kurz Shell (englisch für Hülle, Schale) bezeichnet die traditionelle Benutzerschnittstelle unter Unix Computer-Betriebssystemen</w:t>
      </w:r>
      <w:r>
        <w:t xml:space="preserve">. </w:t>
      </w:r>
    </w:p>
    <w:p w14:paraId="4D7F455E" w14:textId="77777777" w:rsidR="00CE28E6" w:rsidRPr="00CE28E6" w:rsidRDefault="00CE28E6" w:rsidP="00CE28E6">
      <w:r w:rsidRPr="00CE28E6">
        <w:t>In der Regel hat der Benutzer unter Unix die Wahl zwischen verschiedenen Shells. Vom Sprachumfang her sind alle üblichen Unix-Shells als vollwertige Skriptsprachen zur Programmierung und zur Automatisierung von Aufgaben verwendbar; die Abgrenzung zu reinen Skriptsprachen (z. B. Perl, awk) besteht darin, dass Shells besondere Mittel für den interaktiven Dialog mit dem Anwender bereitstellen, die vom Ausgeben eines Prompts im einfachsten Fall bis hin zur Möglichkeit des Editierens der eingegebenen Befehle</w:t>
      </w:r>
      <w:r>
        <w:t xml:space="preserve"> oder zur Jobsteuerung reichen.</w:t>
      </w:r>
    </w:p>
    <w:p w14:paraId="26950962" w14:textId="77777777" w:rsidR="00CE28E6" w:rsidRPr="00CE28E6" w:rsidRDefault="00CE28E6" w:rsidP="00CE28E6">
      <w:r w:rsidRPr="00CE28E6">
        <w:t>Im Gegensatz zu den Kommandozeileninterpretern manch anderer Betriebssysteme (z. B. VMS) sind Unix-Shells gewöhnliche Anwenderprogramme ohne besondere Privilegien.</w:t>
      </w:r>
    </w:p>
    <w:p w14:paraId="3E95AD19" w14:textId="77777777" w:rsidR="00CE28E6" w:rsidRPr="00913EF0" w:rsidRDefault="00913EF0" w:rsidP="00CE28E6">
      <w:pPr>
        <w:pStyle w:val="berschrift5"/>
      </w:pPr>
      <w:r>
        <w:rPr>
          <w:noProof/>
          <w:lang w:eastAsia="de-DE"/>
        </w:rPr>
        <w:drawing>
          <wp:anchor distT="0" distB="0" distL="114300" distR="114300" simplePos="0" relativeHeight="251663360" behindDoc="1" locked="0" layoutInCell="1" allowOverlap="1" wp14:anchorId="118D1322" wp14:editId="6C23B573">
            <wp:simplePos x="0" y="0"/>
            <wp:positionH relativeFrom="margin">
              <wp:align>right</wp:align>
            </wp:positionH>
            <wp:positionV relativeFrom="paragraph">
              <wp:posOffset>12700</wp:posOffset>
            </wp:positionV>
            <wp:extent cx="720000" cy="874868"/>
            <wp:effectExtent l="0" t="0" r="4445" b="1905"/>
            <wp:wrapTight wrapText="bothSides">
              <wp:wrapPolygon edited="0">
                <wp:start x="0" y="0"/>
                <wp:lineTo x="0" y="21176"/>
                <wp:lineTo x="21162" y="21176"/>
                <wp:lineTo x="21162"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any2-20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0000" cy="874868"/>
                    </a:xfrm>
                    <a:prstGeom prst="rect">
                      <a:avLst/>
                    </a:prstGeom>
                  </pic:spPr>
                </pic:pic>
              </a:graphicData>
            </a:graphic>
          </wp:anchor>
        </w:drawing>
      </w:r>
      <w:r w:rsidR="00CE28E6" w:rsidRPr="00913EF0">
        <w:t>BeanShell</w:t>
      </w:r>
    </w:p>
    <w:p w14:paraId="0F1E7047" w14:textId="77777777" w:rsidR="00913EF0" w:rsidRPr="00913EF0" w:rsidRDefault="00913EF0" w:rsidP="00913EF0">
      <w:r w:rsidRPr="00913EF0">
        <w:t>BeanShell ist eine dynamische Skriptsprache für die Java-VM von Pat Niemeyer. Sie erlaubt es, nahezu unveränderten Java-Code durch einen Interpreter auszuführen. Wie bei Python oder Perl wird der Code dabei vorher in einen Abstra</w:t>
      </w:r>
      <w:r>
        <w:t>ct Syntax Tree (AST) übersetzt.</w:t>
      </w:r>
    </w:p>
    <w:p w14:paraId="1DC5FF41" w14:textId="77777777" w:rsidR="00913EF0" w:rsidRPr="00913EF0" w:rsidRDefault="00913EF0" w:rsidP="00913EF0">
      <w:r w:rsidRPr="00913EF0">
        <w:t>Neben klassischer Java-Syntax bietet BeanShell einige der für Skriptsprachen typischen Vereinfachungen wie dynamische Typisierung statt statischer Typisierung, globale Variablen und Funktionen, (eingeschränkten) reflexiven Zugriff auf das Programm selbst und Ähnliches. Die Syntax ist allerdings stark an die des originalen Java angelehnt, was es für Java-Programmierer leicht macht, zwischen beiden Sprachen zu wechseln oder zu übersetzen. Da BeanShell in der Lage ist, von bestehenden Java-Klassen zu erben oder beliebige Schnittstellen zu implementieren, lässt sie sich gut zusammen mit bestehenden Framew</w:t>
      </w:r>
      <w:r>
        <w:t>orks und Anwendungen einsetzen.</w:t>
      </w:r>
    </w:p>
    <w:p w14:paraId="4FDE2193" w14:textId="77777777" w:rsidR="00913EF0" w:rsidRPr="00913EF0" w:rsidRDefault="00913EF0" w:rsidP="00913EF0">
      <w:r w:rsidRPr="00913EF0">
        <w:t>BeanShell erweitert die Java-Syntax besonders in folgenden zwei Punkten, wodurch eine höhere Produktivität erreicht werden soll</w:t>
      </w:r>
      <w:r>
        <w:t>.</w:t>
      </w:r>
    </w:p>
    <w:p w14:paraId="17BAF0C0" w14:textId="77777777" w:rsidR="00913EF0" w:rsidRPr="00913EF0" w:rsidRDefault="00913EF0" w:rsidP="00913EF0">
      <w:pPr>
        <w:pStyle w:val="Listenabsatz"/>
        <w:numPr>
          <w:ilvl w:val="0"/>
          <w:numId w:val="6"/>
        </w:numPr>
      </w:pPr>
      <w:r w:rsidRPr="00913EF0">
        <w:t>Methoden (Funktionen) können selbst wieder Methoden enthalten, und sich selbst als Closure über die Rückgabe von this zum Objekt erheben.</w:t>
      </w:r>
    </w:p>
    <w:p w14:paraId="79B2C240" w14:textId="77777777" w:rsidR="00913EF0" w:rsidRPr="00913EF0" w:rsidRDefault="00913EF0" w:rsidP="00913EF0">
      <w:pPr>
        <w:pStyle w:val="Listenabsatz"/>
        <w:numPr>
          <w:ilvl w:val="0"/>
          <w:numId w:val="6"/>
        </w:numPr>
      </w:pPr>
      <w:r w:rsidRPr="00913EF0">
        <w:t>zusätzlich zur klassenbasierten</w:t>
      </w:r>
      <w:r>
        <w:t xml:space="preserve"> steht eine</w:t>
      </w:r>
      <w:r w:rsidRPr="00913EF0">
        <w:t xml:space="preserve"> Prototyp-basierte Objektorientierung</w:t>
      </w:r>
      <w:r>
        <w:t xml:space="preserve"> </w:t>
      </w:r>
      <w:r w:rsidRPr="00913EF0">
        <w:t>zur Verfügung.</w:t>
      </w:r>
    </w:p>
    <w:p w14:paraId="59D2FC8C" w14:textId="77777777" w:rsidR="00913EF0" w:rsidRPr="00913EF0" w:rsidRDefault="00913EF0" w:rsidP="00913EF0">
      <w:r w:rsidRPr="00913EF0">
        <w:t xml:space="preserve">Seit der Version 2.0 beta 4 vom 28. Mai 2005 wurde keine Version mehr veröffentlicht. Die Sprache ist jedoch </w:t>
      </w:r>
      <w:r>
        <w:t>stabil und ohne größere Fehler.</w:t>
      </w:r>
    </w:p>
    <w:p w14:paraId="0E2F64E6" w14:textId="77777777" w:rsidR="00CE28E6" w:rsidRPr="00D75E70" w:rsidRDefault="00D75E70" w:rsidP="00CE28E6">
      <w:pPr>
        <w:pStyle w:val="berschrift5"/>
      </w:pPr>
      <w:r>
        <w:rPr>
          <w:noProof/>
          <w:lang w:eastAsia="de-DE"/>
        </w:rPr>
        <w:drawing>
          <wp:anchor distT="0" distB="0" distL="114300" distR="114300" simplePos="0" relativeHeight="251666432" behindDoc="1" locked="0" layoutInCell="1" allowOverlap="1" wp14:anchorId="30F4DC2A" wp14:editId="3CAEF393">
            <wp:simplePos x="0" y="0"/>
            <wp:positionH relativeFrom="margin">
              <wp:align>right</wp:align>
            </wp:positionH>
            <wp:positionV relativeFrom="paragraph">
              <wp:posOffset>11430</wp:posOffset>
            </wp:positionV>
            <wp:extent cx="1605600" cy="720000"/>
            <wp:effectExtent l="0" t="0" r="0" b="444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diu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05600" cy="720000"/>
                    </a:xfrm>
                    <a:prstGeom prst="rect">
                      <a:avLst/>
                    </a:prstGeom>
                  </pic:spPr>
                </pic:pic>
              </a:graphicData>
            </a:graphic>
          </wp:anchor>
        </w:drawing>
      </w:r>
      <w:r w:rsidR="00CE28E6" w:rsidRPr="00D75E70">
        <w:t>JRuby</w:t>
      </w:r>
    </w:p>
    <w:p w14:paraId="4B3E7D75" w14:textId="77777777" w:rsidR="00913EF0" w:rsidRPr="00913EF0" w:rsidRDefault="00913EF0" w:rsidP="00913EF0">
      <w:r w:rsidRPr="00913EF0">
        <w:t>JRuby ist eine Implementierung eines Ruby-Interpreters in Java. JRuby ermöglicht die Interaktion von Java und Ruby in beiden Richtungen. Damit ermöglicht JRuby die Nutzung von Ruby als einer alternativen Sprache für die Java-Laufzeitumgebung, wie etwa Bean</w:t>
      </w:r>
      <w:r>
        <w:t>Shell, Groovy oder Jython.</w:t>
      </w:r>
    </w:p>
    <w:p w14:paraId="375FCA4B" w14:textId="77777777" w:rsidR="00913EF0" w:rsidRPr="00913EF0" w:rsidRDefault="00913EF0" w:rsidP="00913EF0">
      <w:r w:rsidRPr="00913EF0">
        <w:t>JRuby wurde ursprünglich 2001 von Jan Arne Petersen begonnen, 2008 waren Charles Nutter, Thomas Enebo, Ola Bini u</w:t>
      </w:r>
      <w:r>
        <w:t>nd Nick Sieger Hauptentwickler.</w:t>
      </w:r>
    </w:p>
    <w:p w14:paraId="70E08273" w14:textId="77777777" w:rsidR="00913EF0" w:rsidRPr="00913EF0" w:rsidRDefault="00913EF0" w:rsidP="00913EF0">
      <w:r w:rsidRPr="00913EF0">
        <w:t>Seit Ende September 2007 enthält JRuby zusätzlich zum Interpreter einen Compiler, der Ruby-1.8-Kla</w:t>
      </w:r>
      <w:r>
        <w:t>ssen in Java-Klassen übersetzt.</w:t>
      </w:r>
    </w:p>
    <w:p w14:paraId="6FF9627F" w14:textId="77777777" w:rsidR="00CE28E6" w:rsidRPr="00A47A1F" w:rsidRDefault="00D75E70" w:rsidP="00CE28E6">
      <w:pPr>
        <w:pStyle w:val="berschrift5"/>
      </w:pPr>
      <w:r>
        <w:rPr>
          <w:noProof/>
          <w:lang w:eastAsia="de-DE"/>
        </w:rPr>
        <w:drawing>
          <wp:anchor distT="0" distB="0" distL="114300" distR="114300" simplePos="0" relativeHeight="251669504" behindDoc="1" locked="0" layoutInCell="1" allowOverlap="1" wp14:anchorId="1EC330B6" wp14:editId="41307595">
            <wp:simplePos x="0" y="0"/>
            <wp:positionH relativeFrom="margin">
              <wp:align>right</wp:align>
            </wp:positionH>
            <wp:positionV relativeFrom="paragraph">
              <wp:posOffset>12700</wp:posOffset>
            </wp:positionV>
            <wp:extent cx="719455" cy="719455"/>
            <wp:effectExtent l="0" t="0" r="4445" b="4445"/>
            <wp:wrapTight wrapText="bothSides">
              <wp:wrapPolygon edited="0">
                <wp:start x="16014" y="0"/>
                <wp:lineTo x="4575" y="2860"/>
                <wp:lineTo x="0" y="5719"/>
                <wp:lineTo x="0" y="16014"/>
                <wp:lineTo x="1144" y="18302"/>
                <wp:lineTo x="4575" y="21162"/>
                <wp:lineTo x="5147" y="21162"/>
                <wp:lineTo x="13154" y="21162"/>
                <wp:lineTo x="13726" y="21162"/>
                <wp:lineTo x="18302" y="18302"/>
                <wp:lineTo x="21162" y="4575"/>
                <wp:lineTo x="21162" y="0"/>
                <wp:lineTo x="16014"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ua_prog_512p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anchor>
        </w:drawing>
      </w:r>
      <w:r w:rsidR="00CE28E6" w:rsidRPr="00A47A1F">
        <w:t>Lua</w:t>
      </w:r>
    </w:p>
    <w:p w14:paraId="4D44918E" w14:textId="77777777" w:rsidR="00D75E70" w:rsidRPr="00D75E70" w:rsidRDefault="00D75E70" w:rsidP="00D75E70">
      <w:r w:rsidRPr="00D75E70">
        <w:t>Lua (portugiesisch für Mond) ist eine imperative und erweiterbare Skriptsprache zum Einbinden in Programme, um diese leichter weitere</w:t>
      </w:r>
      <w:r>
        <w:t>ntwickeln und warten zu können.</w:t>
      </w:r>
    </w:p>
    <w:p w14:paraId="5A90D252" w14:textId="77777777" w:rsidR="00D75E70" w:rsidRPr="00D75E70" w:rsidRDefault="00D75E70" w:rsidP="00D75E70">
      <w:r w:rsidRPr="00D75E70">
        <w:t>Lua-Programme sind meist plattformunabhängig und werden vor der Ausführung in Bytecode übersetzt. Obwohl man mit Lua auch eigenständige Programme schreiben kann, ist sie vorrangig als eingebettete Skriptsprache für andere Programme konzipiert. In dieser Hinsicht ist sie mit Tcl vergleichbar. Vorteile von Lua sind die geringe Größe von 120 kB, die Erweiterbarkeit und die hohe Geschwindigkeit, verglic</w:t>
      </w:r>
      <w:r>
        <w:t>hen mit anderen Skriptsprachen.</w:t>
      </w:r>
    </w:p>
    <w:p w14:paraId="00E1768C" w14:textId="77777777" w:rsidR="00D75E70" w:rsidRPr="00D75E70" w:rsidRDefault="00D75E70" w:rsidP="00D75E70">
      <w:r w:rsidRPr="00D75E70">
        <w:t>Lua ist in ANSI-C implementiert und unterstützt imperative und funktionale Programmierung. Implementiert man jedoch selbst Objekte mittels Metatables, wird auch objektorient</w:t>
      </w:r>
      <w:r>
        <w:t>ierte Programmierung möglich.</w:t>
      </w:r>
    </w:p>
    <w:p w14:paraId="648D9BC5" w14:textId="77777777" w:rsidR="00CE28E6" w:rsidRPr="00A47A1F" w:rsidRDefault="00E771E9" w:rsidP="00CE28E6">
      <w:pPr>
        <w:pStyle w:val="berschrift5"/>
      </w:pPr>
      <w:r>
        <w:rPr>
          <w:noProof/>
          <w:lang w:eastAsia="de-DE"/>
        </w:rPr>
        <w:drawing>
          <wp:anchor distT="0" distB="0" distL="114300" distR="114300" simplePos="0" relativeHeight="251672576" behindDoc="1" locked="0" layoutInCell="1" allowOverlap="1" wp14:anchorId="7B1BA932" wp14:editId="6F36DBB9">
            <wp:simplePos x="0" y="0"/>
            <wp:positionH relativeFrom="margin">
              <wp:align>right</wp:align>
            </wp:positionH>
            <wp:positionV relativeFrom="paragraph">
              <wp:posOffset>7620</wp:posOffset>
            </wp:positionV>
            <wp:extent cx="720000" cy="720000"/>
            <wp:effectExtent l="0" t="0" r="4445" b="4445"/>
            <wp:wrapTight wrapText="bothSides">
              <wp:wrapPolygon edited="0">
                <wp:start x="0" y="0"/>
                <wp:lineTo x="0" y="21162"/>
                <wp:lineTo x="21162" y="21162"/>
                <wp:lineTo x="21162"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l_prog_256p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r w:rsidR="00CE28E6" w:rsidRPr="00A47A1F">
        <w:t>Perl</w:t>
      </w:r>
    </w:p>
    <w:p w14:paraId="279DB647" w14:textId="77777777" w:rsidR="00E771E9" w:rsidRPr="00E771E9" w:rsidRDefault="00E771E9" w:rsidP="00E771E9">
      <w:r w:rsidRPr="00E771E9">
        <w:t>Perl ist eine freie, plattformunabhängige und interpretierte Programmiersprache (Skriptsprache), die mehrere Programmierpara</w:t>
      </w:r>
      <w:r>
        <w:t>digmen unterstützt.</w:t>
      </w:r>
    </w:p>
    <w:p w14:paraId="68667B56" w14:textId="77777777" w:rsidR="00D75E70" w:rsidRPr="00E771E9" w:rsidRDefault="00E771E9" w:rsidP="00E771E9">
      <w:r w:rsidRPr="00E771E9">
        <w:t>Der Linguist Larry Wall entwarf sie 1987 als Synthese aus C, awk, den Unix-Befehlen und anderen Einflüssen. Ursprünglich als Werkzeug zur Verarbeitung und Manipulation von Textdateien insbesondere bei System- und Netzwerkadministration vorgesehen (zum Beispiel Auswertung von Logdateien), hat Perl auch bei der Entwicklung von Webanwendungen und in der Bioinformatik weite Verbreitung gefunden. Traditionell vertreten ist Perl auch in der Finanzwelt, vor allem bei der Verarbeitung von Datenströmen verschiedenartiger Nachrichtenquellen. Hauptziele sind eine schnelle Problemlösung und größtmögliche Freiheit für Programmierer. Die Bearbeitung von Texten mit Hilfe regulärer Ausdrücke sowie viele frei verfügbare Module, die an einem zentralen Ort (CPAN) gesammelt werden, sind Stärken der Sprache.</w:t>
      </w:r>
    </w:p>
    <w:p w14:paraId="3E967F43" w14:textId="77777777" w:rsidR="00CE28E6" w:rsidRPr="00A47A1F" w:rsidRDefault="00E771E9" w:rsidP="00CE28E6">
      <w:pPr>
        <w:pStyle w:val="berschrift5"/>
      </w:pPr>
      <w:r>
        <w:rPr>
          <w:noProof/>
          <w:lang w:eastAsia="de-DE"/>
        </w:rPr>
        <w:drawing>
          <wp:anchor distT="0" distB="0" distL="114300" distR="114300" simplePos="0" relativeHeight="251675648" behindDoc="1" locked="0" layoutInCell="1" allowOverlap="1" wp14:anchorId="26982C17" wp14:editId="36E026C7">
            <wp:simplePos x="0" y="0"/>
            <wp:positionH relativeFrom="margin">
              <wp:align>right</wp:align>
            </wp:positionH>
            <wp:positionV relativeFrom="paragraph">
              <wp:posOffset>5715</wp:posOffset>
            </wp:positionV>
            <wp:extent cx="719455" cy="719455"/>
            <wp:effectExtent l="0" t="0" r="0" b="0"/>
            <wp:wrapTight wrapText="bothSides">
              <wp:wrapPolygon edited="0">
                <wp:start x="9151" y="572"/>
                <wp:lineTo x="6863" y="2288"/>
                <wp:lineTo x="1144" y="8579"/>
                <wp:lineTo x="1144" y="12583"/>
                <wp:lineTo x="7435" y="19446"/>
                <wp:lineTo x="9151" y="20590"/>
                <wp:lineTo x="12011" y="20590"/>
                <wp:lineTo x="13726" y="19446"/>
                <wp:lineTo x="20590" y="12583"/>
                <wp:lineTo x="20590" y="8579"/>
                <wp:lineTo x="14870" y="2288"/>
                <wp:lineTo x="12011" y="572"/>
                <wp:lineTo x="9151" y="572"/>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ython_prog_512p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anchor>
        </w:drawing>
      </w:r>
      <w:r w:rsidR="00CE28E6" w:rsidRPr="00A47A1F">
        <w:t>Python</w:t>
      </w:r>
    </w:p>
    <w:p w14:paraId="2E9D1232" w14:textId="77777777" w:rsidR="00E771E9" w:rsidRPr="00E771E9" w:rsidRDefault="00E771E9" w:rsidP="00E771E9">
      <w:r>
        <w:t xml:space="preserve">Python </w:t>
      </w:r>
      <w:r w:rsidRPr="00E771E9">
        <w:t>ist eine universelle, üblicherweise interpretierte höhere Programmiersprache. Ihre Entwurfsphilosophie betont Programmlesbarkeit, sodass Python-Code im Vergleich mit anderssprachigem Code teilweise deutlich kürzer ist. Zur besseren Lesbarkeit soll auch der Verzicht auf Klammern zur Bildung von Code-Blöcken dienen, da die Programmstruktur du</w:t>
      </w:r>
      <w:r>
        <w:t>rch Einrückungen gebildet wird.</w:t>
      </w:r>
    </w:p>
    <w:p w14:paraId="5ACFCE5F" w14:textId="77777777" w:rsidR="00E771E9" w:rsidRPr="00E771E9" w:rsidRDefault="00E771E9" w:rsidP="00E771E9">
      <w:r w:rsidRPr="00E771E9">
        <w:t>Python unterstützt mehrere Programmierparadigmen, z. B. die objektorientierte, die aspektorientierte und die funktionale Programmierung. Ferner bietet es eine dynamische Typisierung. Wie viele dynamische Sprachen wird Python</w:t>
      </w:r>
      <w:r>
        <w:t xml:space="preserve"> oft als Skriptsprache genutzt.</w:t>
      </w:r>
    </w:p>
    <w:p w14:paraId="712CF3EA" w14:textId="77777777" w:rsidR="00E771E9" w:rsidRPr="00E771E9" w:rsidRDefault="00E771E9" w:rsidP="00E771E9">
      <w:r w:rsidRPr="00E771E9">
        <w:t>Die Sprache hat ein offenes, gemeinschaftsbasiertes Entwicklungsmodell, das durch die gemeinnützige Python Software Foundation, die de facto die Definition der Sprache in der Referenzumsetzung</w:t>
      </w:r>
      <w:r>
        <w:t xml:space="preserve"> CPython pflegt, gestützt wird.</w:t>
      </w:r>
    </w:p>
    <w:p w14:paraId="64965D4E" w14:textId="77777777" w:rsidR="00E771E9" w:rsidRPr="00E771E9" w:rsidRDefault="00E771E9" w:rsidP="00E771E9">
      <w:r w:rsidRPr="00E771E9">
        <w:t>Python gilt als einfach zu erlernende Sprache, da sie über eine klare und übersichtliche Syntax verfügt. Ferner besitzt sie eine umfangreiche Programmbibliothek, gerade in Bezug auf Webentwicklungen.</w:t>
      </w:r>
    </w:p>
    <w:p w14:paraId="77865891" w14:textId="77777777" w:rsidR="00CE28E6" w:rsidRPr="00A47A1F" w:rsidRDefault="008C2E31" w:rsidP="00CE28E6">
      <w:pPr>
        <w:pStyle w:val="berschrift5"/>
      </w:pPr>
      <w:r>
        <w:rPr>
          <w:noProof/>
          <w:lang w:eastAsia="de-DE"/>
        </w:rPr>
        <w:drawing>
          <wp:anchor distT="0" distB="0" distL="114300" distR="114300" simplePos="0" relativeHeight="251678720" behindDoc="1" locked="0" layoutInCell="1" allowOverlap="1" wp14:anchorId="503C7184" wp14:editId="39DBAAE6">
            <wp:simplePos x="0" y="0"/>
            <wp:positionH relativeFrom="margin">
              <wp:align>right</wp:align>
            </wp:positionH>
            <wp:positionV relativeFrom="paragraph">
              <wp:posOffset>12065</wp:posOffset>
            </wp:positionV>
            <wp:extent cx="1432560" cy="719455"/>
            <wp:effectExtent l="0" t="0" r="0" b="4445"/>
            <wp:wrapTight wrapText="bothSides">
              <wp:wrapPolygon edited="0">
                <wp:start x="0" y="0"/>
                <wp:lineTo x="0" y="21162"/>
                <wp:lineTo x="21255" y="21162"/>
                <wp:lineTo x="21255"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hin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32560" cy="719455"/>
                    </a:xfrm>
                    <a:prstGeom prst="rect">
                      <a:avLst/>
                    </a:prstGeom>
                  </pic:spPr>
                </pic:pic>
              </a:graphicData>
            </a:graphic>
          </wp:anchor>
        </w:drawing>
      </w:r>
      <w:r w:rsidR="00CE28E6" w:rsidRPr="00A47A1F">
        <w:t>Rhino</w:t>
      </w:r>
    </w:p>
    <w:p w14:paraId="7800ADB4" w14:textId="77777777" w:rsidR="008C2E31" w:rsidRDefault="008C2E31" w:rsidP="008C2E31">
      <w:r>
        <w:t>Rhino ist eine quelloffene Implementierung der Skriptsprache JavaScript. Sie ist vollständig in Java geschrieben und wird vom Mozilla-Projekt entwickelt. Das Rhino-Projekt wurde 1997 von Netscape als Teil eines geplanten, komplett in Java geschriebenen Nachfolgers des alten Netscape-Browsers ins Leben gerufen. 1998 wurde der Quelltext an das Mozilla-Projekt übergeben und geöffnet.</w:t>
      </w:r>
    </w:p>
    <w:p w14:paraId="4D14DC7C" w14:textId="77777777" w:rsidR="008C2E31" w:rsidRDefault="008C2E31" w:rsidP="008C2E31">
      <w:r>
        <w:t>Das Projekt ist nach dem auf der Titelseite eines JavaScript-Buches aus dem O'Reilly Verlag abgebildeten Nashorns benannt.</w:t>
      </w:r>
    </w:p>
    <w:p w14:paraId="0570392E" w14:textId="18C97AE5" w:rsidR="00E617A2" w:rsidRDefault="00E617A2" w:rsidP="00E617A2">
      <w:pPr>
        <w:pStyle w:val="berschrift4"/>
      </w:pPr>
      <w:bookmarkStart w:id="38" w:name="_Toc417418157"/>
      <w:r>
        <w:t>Skript-Workflow</w:t>
      </w:r>
      <w:bookmarkEnd w:id="38"/>
    </w:p>
    <w:p w14:paraId="1CA248A4" w14:textId="20D8E2E2" w:rsidR="00E617A2" w:rsidRDefault="00E617A2" w:rsidP="00E617A2">
      <w:r>
        <w:rPr>
          <w:noProof/>
          <w:lang w:eastAsia="de-DE"/>
        </w:rPr>
        <w:drawing>
          <wp:inline distT="0" distB="0" distL="0" distR="0" wp14:anchorId="6C75A579" wp14:editId="3B84C2F5">
            <wp:extent cx="5760720" cy="4373588"/>
            <wp:effectExtent l="0" t="0" r="0" b="825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krip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4373588"/>
                    </a:xfrm>
                    <a:prstGeom prst="rect">
                      <a:avLst/>
                    </a:prstGeom>
                  </pic:spPr>
                </pic:pic>
              </a:graphicData>
            </a:graphic>
          </wp:inline>
        </w:drawing>
      </w:r>
    </w:p>
    <w:p w14:paraId="03FE9D67" w14:textId="77777777" w:rsidR="0022224F" w:rsidRDefault="0022224F">
      <w:pPr>
        <w:rPr>
          <w:rFonts w:asciiTheme="majorHAnsi" w:eastAsiaTheme="majorEastAsia" w:hAnsiTheme="majorHAnsi" w:cstheme="majorBidi"/>
          <w:i/>
          <w:iCs/>
          <w:color w:val="2E74B5" w:themeColor="accent1" w:themeShade="BF"/>
        </w:rPr>
      </w:pPr>
      <w:bookmarkStart w:id="39" w:name="_Toc417418158"/>
      <w:r>
        <w:br w:type="page"/>
      </w:r>
    </w:p>
    <w:p w14:paraId="09D3108E" w14:textId="60144096" w:rsidR="001518D0" w:rsidRDefault="001518D0" w:rsidP="001518D0">
      <w:pPr>
        <w:pStyle w:val="berschrift4"/>
      </w:pPr>
      <w:r>
        <w:t>Skript Activities</w:t>
      </w:r>
      <w:bookmarkEnd w:id="39"/>
    </w:p>
    <w:tbl>
      <w:tblPr>
        <w:tblStyle w:val="EinfacheTabelle5"/>
        <w:tblW w:w="0" w:type="auto"/>
        <w:tblLook w:val="04A0" w:firstRow="1" w:lastRow="0" w:firstColumn="1" w:lastColumn="0" w:noHBand="0" w:noVBand="1"/>
      </w:tblPr>
      <w:tblGrid>
        <w:gridCol w:w="4531"/>
        <w:gridCol w:w="4531"/>
      </w:tblGrid>
      <w:tr w:rsidR="001518D0" w14:paraId="1ED32518" w14:textId="77777777" w:rsidTr="001518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572ECEB5" w14:textId="2B37D9FC" w:rsidR="001518D0" w:rsidRDefault="001518D0" w:rsidP="001518D0">
            <w:pPr>
              <w:jc w:val="center"/>
            </w:pPr>
            <w:r>
              <w:t>Activiy</w:t>
            </w:r>
          </w:p>
        </w:tc>
        <w:tc>
          <w:tcPr>
            <w:tcW w:w="4531" w:type="dxa"/>
          </w:tcPr>
          <w:p w14:paraId="39BCE612" w14:textId="293192A7" w:rsidR="001518D0" w:rsidRDefault="001518D0" w:rsidP="001518D0">
            <w:pPr>
              <w:jc w:val="center"/>
              <w:cnfStyle w:val="100000000000" w:firstRow="1" w:lastRow="0" w:firstColumn="0" w:lastColumn="0" w:oddVBand="0" w:evenVBand="0" w:oddHBand="0" w:evenHBand="0" w:firstRowFirstColumn="0" w:firstRowLastColumn="0" w:lastRowFirstColumn="0" w:lastRowLastColumn="0"/>
            </w:pPr>
            <w:r>
              <w:t>Beschreibung</w:t>
            </w:r>
          </w:p>
        </w:tc>
      </w:tr>
      <w:tr w:rsidR="001518D0" w14:paraId="37D38CFD" w14:textId="77777777" w:rsidTr="00151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2604EF9F" w14:textId="3A9E5A6A" w:rsidR="001518D0" w:rsidRDefault="00CD231B" w:rsidP="001518D0">
            <w:pPr>
              <w:jc w:val="center"/>
            </w:pPr>
            <w:r>
              <w:rPr>
                <w:noProof/>
                <w:lang w:eastAsia="de-DE"/>
              </w:rPr>
              <mc:AlternateContent>
                <mc:Choice Requires="wps">
                  <w:drawing>
                    <wp:anchor distT="0" distB="0" distL="114300" distR="114300" simplePos="0" relativeHeight="251683840" behindDoc="0" locked="0" layoutInCell="1" allowOverlap="1" wp14:anchorId="67FF6428" wp14:editId="20CD4797">
                      <wp:simplePos x="0" y="0"/>
                      <wp:positionH relativeFrom="column">
                        <wp:posOffset>2146300</wp:posOffset>
                      </wp:positionH>
                      <wp:positionV relativeFrom="paragraph">
                        <wp:posOffset>438150</wp:posOffset>
                      </wp:positionV>
                      <wp:extent cx="895350" cy="123825"/>
                      <wp:effectExtent l="19050" t="76200" r="0" b="28575"/>
                      <wp:wrapNone/>
                      <wp:docPr id="110" name="Gerade Verbindung mit Pfeil 110"/>
                      <wp:cNvGraphicFramePr/>
                      <a:graphic xmlns:a="http://schemas.openxmlformats.org/drawingml/2006/main">
                        <a:graphicData uri="http://schemas.microsoft.com/office/word/2010/wordprocessingShape">
                          <wps:wsp>
                            <wps:cNvCnPr/>
                            <wps:spPr>
                              <a:xfrm flipV="1">
                                <a:off x="0" y="0"/>
                                <a:ext cx="895350" cy="123825"/>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03DAF9F8" id="Gerade Verbindung mit Pfeil 110" o:spid="_x0000_s1026" type="#_x0000_t32" style="position:absolute;margin-left:169pt;margin-top:34.5pt;width:70.5pt;height:9.7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" strokecolor="red" strokeweight="2.25pt">
                      <v:stroke endarrow="block" joinstyle="miter"/>
                    </v:shape>
                  </w:pict>
                </mc:Fallback>
              </mc:AlternateContent>
            </w:r>
            <w:r>
              <w:rPr>
                <w:noProof/>
                <w:lang w:eastAsia="de-DE"/>
              </w:rPr>
              <mc:AlternateContent>
                <mc:Choice Requires="wps">
                  <w:drawing>
                    <wp:anchor distT="0" distB="0" distL="114300" distR="114300" simplePos="0" relativeHeight="251682816" behindDoc="0" locked="0" layoutInCell="1" allowOverlap="1" wp14:anchorId="36FFD354" wp14:editId="2F81FC4E">
                      <wp:simplePos x="0" y="0"/>
                      <wp:positionH relativeFrom="column">
                        <wp:posOffset>1965325</wp:posOffset>
                      </wp:positionH>
                      <wp:positionV relativeFrom="paragraph">
                        <wp:posOffset>454025</wp:posOffset>
                      </wp:positionV>
                      <wp:extent cx="180975" cy="180975"/>
                      <wp:effectExtent l="19050" t="19050" r="28575" b="28575"/>
                      <wp:wrapNone/>
                      <wp:docPr id="109" name="Flussdiagramm: Zusammenführung 109"/>
                      <wp:cNvGraphicFramePr/>
                      <a:graphic xmlns:a="http://schemas.openxmlformats.org/drawingml/2006/main">
                        <a:graphicData uri="http://schemas.microsoft.com/office/word/2010/wordprocessingShape">
                          <wps:wsp>
                            <wps:cNvSpPr/>
                            <wps:spPr>
                              <a:xfrm>
                                <a:off x="0" y="0"/>
                                <a:ext cx="180975" cy="180975"/>
                              </a:xfrm>
                              <a:prstGeom prst="flowChartSummingJunction">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82A02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ussdiagramm: Zusammenführung 109" o:spid="_x0000_s1026" type="#_x0000_t123" style="position:absolute;margin-left:154.75pt;margin-top:35.75pt;width:14.25pt;height:1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" filled="f" strokecolor="red" strokeweight="2.25pt">
                      <v:stroke joinstyle="miter"/>
                    </v:shape>
                  </w:pict>
                </mc:Fallback>
              </mc:AlternateContent>
            </w:r>
            <w:r>
              <w:rPr>
                <w:noProof/>
                <w:lang w:eastAsia="de-DE"/>
              </w:rPr>
              <mc:AlternateContent>
                <mc:Choice Requires="wps">
                  <w:drawing>
                    <wp:anchor distT="0" distB="0" distL="114300" distR="114300" simplePos="0" relativeHeight="251681792" behindDoc="0" locked="0" layoutInCell="1" allowOverlap="1" wp14:anchorId="490C75F0" wp14:editId="50FBA2C5">
                      <wp:simplePos x="0" y="0"/>
                      <wp:positionH relativeFrom="column">
                        <wp:posOffset>2184400</wp:posOffset>
                      </wp:positionH>
                      <wp:positionV relativeFrom="paragraph">
                        <wp:posOffset>228600</wp:posOffset>
                      </wp:positionV>
                      <wp:extent cx="876300" cy="38100"/>
                      <wp:effectExtent l="19050" t="57150" r="0" b="95250"/>
                      <wp:wrapNone/>
                      <wp:docPr id="108" name="Gerade Verbindung mit Pfeil 108"/>
                      <wp:cNvGraphicFramePr/>
                      <a:graphic xmlns:a="http://schemas.openxmlformats.org/drawingml/2006/main">
                        <a:graphicData uri="http://schemas.microsoft.com/office/word/2010/wordprocessingShape">
                          <wps:wsp>
                            <wps:cNvCnPr/>
                            <wps:spPr>
                              <a:xfrm>
                                <a:off x="0" y="0"/>
                                <a:ext cx="876300" cy="38100"/>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F551BB0" id="Gerade Verbindung mit Pfeil 108" o:spid="_x0000_s1026" type="#_x0000_t32" style="position:absolute;margin-left:172pt;margin-top:18pt;width:69pt;height: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" strokecolor="red" strokeweight="2.25pt">
                      <v:stroke endarrow="block" joinstyle="miter"/>
                    </v:shape>
                  </w:pict>
                </mc:Fallback>
              </mc:AlternateContent>
            </w:r>
            <w:r>
              <w:rPr>
                <w:noProof/>
                <w:lang w:eastAsia="de-DE"/>
              </w:rPr>
              <mc:AlternateContent>
                <mc:Choice Requires="wps">
                  <w:drawing>
                    <wp:anchor distT="0" distB="0" distL="114300" distR="114300" simplePos="0" relativeHeight="251680768" behindDoc="0" locked="0" layoutInCell="1" allowOverlap="1" wp14:anchorId="4F4D8297" wp14:editId="1742127B">
                      <wp:simplePos x="0" y="0"/>
                      <wp:positionH relativeFrom="column">
                        <wp:posOffset>1956435</wp:posOffset>
                      </wp:positionH>
                      <wp:positionV relativeFrom="paragraph">
                        <wp:posOffset>117475</wp:posOffset>
                      </wp:positionV>
                      <wp:extent cx="228600" cy="228600"/>
                      <wp:effectExtent l="19050" t="19050" r="38100" b="38100"/>
                      <wp:wrapNone/>
                      <wp:docPr id="107" name="Ellipse 107"/>
                      <wp:cNvGraphicFramePr/>
                      <a:graphic xmlns:a="http://schemas.openxmlformats.org/drawingml/2006/main">
                        <a:graphicData uri="http://schemas.microsoft.com/office/word/2010/wordprocessingShape">
                          <wps:wsp>
                            <wps:cNvSpPr/>
                            <wps:spPr>
                              <a:xfrm>
                                <a:off x="0" y="0"/>
                                <a:ext cx="228600" cy="228600"/>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9252F6" id="Ellipse 107" o:spid="_x0000_s1026" style="position:absolute;margin-left:154.05pt;margin-top:9.25pt;width:18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" filled="f" strokecolor="red" strokeweight="4.5pt">
                      <v:stroke joinstyle="miter"/>
                    </v:oval>
                  </w:pict>
                </mc:Fallback>
              </mc:AlternateContent>
            </w:r>
            <w:r w:rsidR="001518D0">
              <w:rPr>
                <w:noProof/>
                <w:lang w:eastAsia="de-DE"/>
              </w:rPr>
              <w:drawing>
                <wp:inline distT="0" distB="0" distL="0" distR="0" wp14:anchorId="67DA758B" wp14:editId="5F42673E">
                  <wp:extent cx="1619912" cy="2880000"/>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2015-04-20 11.54.1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19912" cy="2880000"/>
                          </a:xfrm>
                          <a:prstGeom prst="rect">
                            <a:avLst/>
                          </a:prstGeom>
                        </pic:spPr>
                      </pic:pic>
                    </a:graphicData>
                  </a:graphic>
                </wp:inline>
              </w:drawing>
            </w:r>
          </w:p>
        </w:tc>
        <w:tc>
          <w:tcPr>
            <w:tcW w:w="4531" w:type="dxa"/>
          </w:tcPr>
          <w:p w14:paraId="02BA994F" w14:textId="77777777" w:rsidR="00CD231B" w:rsidRDefault="00CD231B" w:rsidP="003139EC">
            <w:pPr>
              <w:pStyle w:val="Verzeichnis4"/>
              <w:numPr>
                <w:ilvl w:val="0"/>
                <w:numId w:val="0"/>
              </w:numPr>
              <w:ind w:left="720"/>
              <w:cnfStyle w:val="000000100000" w:firstRow="0" w:lastRow="0" w:firstColumn="0" w:lastColumn="0" w:oddVBand="0" w:evenVBand="0" w:oddHBand="1" w:evenHBand="0" w:firstRowFirstColumn="0" w:firstRowLastColumn="0" w:lastRowFirstColumn="0" w:lastRowLastColumn="0"/>
            </w:pPr>
          </w:p>
          <w:p w14:paraId="5B64962C" w14:textId="77777777" w:rsidR="00CD231B" w:rsidRDefault="00CD231B" w:rsidP="003139EC">
            <w:pPr>
              <w:pStyle w:val="Verzeichnis4"/>
              <w:cnfStyle w:val="000000100000" w:firstRow="0" w:lastRow="0" w:firstColumn="0" w:lastColumn="0" w:oddVBand="0" w:evenVBand="0" w:oddHBand="1" w:evenHBand="0" w:firstRowFirstColumn="0" w:firstRowLastColumn="0" w:lastRowFirstColumn="0" w:lastRowLastColumn="0"/>
            </w:pPr>
            <w:r>
              <w:t>neues Skript hinzufügen</w:t>
            </w:r>
          </w:p>
          <w:p w14:paraId="26697C55" w14:textId="2D7A999D" w:rsidR="00CD231B" w:rsidRPr="00CD231B" w:rsidRDefault="00CD231B" w:rsidP="003139EC">
            <w:pPr>
              <w:pStyle w:val="Verzeichnis4"/>
              <w:cnfStyle w:val="000000100000" w:firstRow="0" w:lastRow="0" w:firstColumn="0" w:lastColumn="0" w:oddVBand="0" w:evenVBand="0" w:oddHBand="1" w:evenHBand="0" w:firstRowFirstColumn="0" w:firstRowLastColumn="0" w:lastRowFirstColumn="0" w:lastRowLastColumn="0"/>
            </w:pPr>
            <w:r>
              <w:t xml:space="preserve">Optionen für ein bereits bestehendes Skript (auf ein </w:t>
            </w:r>
            <w:bookmarkStart w:id="40" w:name="_GoBack"/>
            <w:bookmarkEnd w:id="40"/>
            <w:r>
              <w:t>Skript drücken)</w:t>
            </w:r>
          </w:p>
        </w:tc>
      </w:tr>
      <w:tr w:rsidR="001518D0" w14:paraId="7E7C547D" w14:textId="77777777" w:rsidTr="001518D0">
        <w:tc>
          <w:tcPr>
            <w:cnfStyle w:val="001000000000" w:firstRow="0" w:lastRow="0" w:firstColumn="1" w:lastColumn="0" w:oddVBand="0" w:evenVBand="0" w:oddHBand="0" w:evenHBand="0" w:firstRowFirstColumn="0" w:firstRowLastColumn="0" w:lastRowFirstColumn="0" w:lastRowLastColumn="0"/>
            <w:tcW w:w="4531" w:type="dxa"/>
            <w:vAlign w:val="center"/>
          </w:tcPr>
          <w:p w14:paraId="2542DA6B" w14:textId="09FAC1C3" w:rsidR="001518D0" w:rsidRDefault="00946E48" w:rsidP="001518D0">
            <w:pPr>
              <w:jc w:val="center"/>
            </w:pPr>
            <w:r>
              <w:rPr>
                <w:noProof/>
                <w:lang w:eastAsia="de-DE"/>
              </w:rPr>
              <mc:AlternateContent>
                <mc:Choice Requires="wps">
                  <w:drawing>
                    <wp:anchor distT="0" distB="0" distL="114300" distR="114300" simplePos="0" relativeHeight="251685888" behindDoc="0" locked="0" layoutInCell="1" allowOverlap="1" wp14:anchorId="37006A80" wp14:editId="294CA7FE">
                      <wp:simplePos x="0" y="0"/>
                      <wp:positionH relativeFrom="column">
                        <wp:posOffset>1965325</wp:posOffset>
                      </wp:positionH>
                      <wp:positionV relativeFrom="paragraph">
                        <wp:posOffset>629285</wp:posOffset>
                      </wp:positionV>
                      <wp:extent cx="1066800" cy="123825"/>
                      <wp:effectExtent l="19050" t="19050" r="38100" b="85725"/>
                      <wp:wrapNone/>
                      <wp:docPr id="112" name="Gerade Verbindung mit Pfeil 112"/>
                      <wp:cNvGraphicFramePr/>
                      <a:graphic xmlns:a="http://schemas.openxmlformats.org/drawingml/2006/main">
                        <a:graphicData uri="http://schemas.microsoft.com/office/word/2010/wordprocessingShape">
                          <wps:wsp>
                            <wps:cNvCnPr/>
                            <wps:spPr>
                              <a:xfrm>
                                <a:off x="0" y="0"/>
                                <a:ext cx="1066800" cy="123825"/>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0BFEF" id="Gerade Verbindung mit Pfeil 112" o:spid="_x0000_s1026" type="#_x0000_t32" style="position:absolute;margin-left:154.75pt;margin-top:49.55pt;width:84pt;height: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" strokecolor="red" strokeweight="2.25pt">
                      <v:stroke endarrow="block" joinstyle="miter"/>
                    </v:shape>
                  </w:pict>
                </mc:Fallback>
              </mc:AlternateContent>
            </w:r>
            <w:r>
              <w:rPr>
                <w:noProof/>
                <w:lang w:eastAsia="de-DE"/>
              </w:rPr>
              <mc:AlternateContent>
                <mc:Choice Requires="wps">
                  <w:drawing>
                    <wp:anchor distT="0" distB="0" distL="114300" distR="114300" simplePos="0" relativeHeight="251684864" behindDoc="0" locked="0" layoutInCell="1" allowOverlap="1" wp14:anchorId="272DEC17" wp14:editId="779B1617">
                      <wp:simplePos x="0" y="0"/>
                      <wp:positionH relativeFrom="column">
                        <wp:posOffset>1803400</wp:posOffset>
                      </wp:positionH>
                      <wp:positionV relativeFrom="paragraph">
                        <wp:posOffset>524510</wp:posOffset>
                      </wp:positionV>
                      <wp:extent cx="161925" cy="161925"/>
                      <wp:effectExtent l="19050" t="19050" r="28575" b="28575"/>
                      <wp:wrapNone/>
                      <wp:docPr id="111" name="Flussdiagramm: Zusammenführung 111"/>
                      <wp:cNvGraphicFramePr/>
                      <a:graphic xmlns:a="http://schemas.openxmlformats.org/drawingml/2006/main">
                        <a:graphicData uri="http://schemas.microsoft.com/office/word/2010/wordprocessingShape">
                          <wps:wsp>
                            <wps:cNvSpPr/>
                            <wps:spPr>
                              <a:xfrm>
                                <a:off x="0" y="0"/>
                                <a:ext cx="161925" cy="161925"/>
                              </a:xfrm>
                              <a:prstGeom prst="flowChartSummingJunction">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96F2C" id="Flussdiagramm: Zusammenführung 111" o:spid="_x0000_s1026" type="#_x0000_t123" style="position:absolute;margin-left:142pt;margin-top:41.3pt;width:12.75pt;height:12.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" filled="f" strokecolor="red" strokeweight="2.25pt">
                      <v:stroke joinstyle="miter"/>
                    </v:shape>
                  </w:pict>
                </mc:Fallback>
              </mc:AlternateContent>
            </w:r>
            <w:r w:rsidR="001518D0">
              <w:rPr>
                <w:noProof/>
                <w:lang w:eastAsia="de-DE"/>
              </w:rPr>
              <w:drawing>
                <wp:inline distT="0" distB="0" distL="0" distR="0" wp14:anchorId="24600564" wp14:editId="6B319CB1">
                  <wp:extent cx="1417423" cy="2520000"/>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2015-04-20 11.48.2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17423" cy="2520000"/>
                          </a:xfrm>
                          <a:prstGeom prst="rect">
                            <a:avLst/>
                          </a:prstGeom>
                        </pic:spPr>
                      </pic:pic>
                    </a:graphicData>
                  </a:graphic>
                </wp:inline>
              </w:drawing>
            </w:r>
          </w:p>
        </w:tc>
        <w:tc>
          <w:tcPr>
            <w:tcW w:w="4531" w:type="dxa"/>
          </w:tcPr>
          <w:p w14:paraId="1AABDA51" w14:textId="77777777" w:rsidR="00946E48" w:rsidRDefault="00946E48" w:rsidP="003139EC">
            <w:pPr>
              <w:pStyle w:val="Verzeichnis4"/>
              <w:numPr>
                <w:ilvl w:val="0"/>
                <w:numId w:val="0"/>
              </w:numPr>
              <w:ind w:left="720"/>
              <w:cnfStyle w:val="000000000000" w:firstRow="0" w:lastRow="0" w:firstColumn="0" w:lastColumn="0" w:oddVBand="0" w:evenVBand="0" w:oddHBand="0" w:evenHBand="0" w:firstRowFirstColumn="0" w:firstRowLastColumn="0" w:lastRowFirstColumn="0" w:lastRowLastColumn="0"/>
            </w:pPr>
          </w:p>
          <w:p w14:paraId="56C8D48E" w14:textId="77777777" w:rsidR="00946E48" w:rsidRDefault="00946E48" w:rsidP="003139EC">
            <w:pPr>
              <w:pStyle w:val="Verzeichnis4"/>
              <w:numPr>
                <w:ilvl w:val="0"/>
                <w:numId w:val="0"/>
              </w:numPr>
              <w:ind w:left="360"/>
              <w:cnfStyle w:val="000000000000" w:firstRow="0" w:lastRow="0" w:firstColumn="0" w:lastColumn="0" w:oddVBand="0" w:evenVBand="0" w:oddHBand="0" w:evenHBand="0" w:firstRowFirstColumn="0" w:firstRowLastColumn="0" w:lastRowFirstColumn="0" w:lastRowLastColumn="0"/>
            </w:pPr>
            <w:r>
              <w:t>erscheint nach drücken von „neues Skript hinzufügen</w:t>
            </w:r>
          </w:p>
          <w:p w14:paraId="2159F361" w14:textId="77777777" w:rsidR="00946E48" w:rsidRPr="00946E48" w:rsidRDefault="00946E48" w:rsidP="00946E48">
            <w:pPr>
              <w:cnfStyle w:val="000000000000" w:firstRow="0" w:lastRow="0" w:firstColumn="0" w:lastColumn="0" w:oddVBand="0" w:evenVBand="0" w:oddHBand="0" w:evenHBand="0" w:firstRowFirstColumn="0" w:firstRowLastColumn="0" w:lastRowFirstColumn="0" w:lastRowLastColumn="0"/>
            </w:pPr>
          </w:p>
          <w:p w14:paraId="10C20667" w14:textId="0B101F2A" w:rsidR="00946E48" w:rsidRPr="00946E48" w:rsidRDefault="00946E48" w:rsidP="003139EC">
            <w:pPr>
              <w:pStyle w:val="Verzeichnis4"/>
              <w:cnfStyle w:val="000000000000" w:firstRow="0" w:lastRow="0" w:firstColumn="0" w:lastColumn="0" w:oddVBand="0" w:evenVBand="0" w:oddHBand="0" w:evenHBand="0" w:firstRowFirstColumn="0" w:firstRowLastColumn="0" w:lastRowFirstColumn="0" w:lastRowLastColumn="0"/>
            </w:pPr>
            <w:r>
              <w:t>Skript auswählen</w:t>
            </w:r>
          </w:p>
        </w:tc>
      </w:tr>
      <w:tr w:rsidR="001518D0" w14:paraId="74E1818C" w14:textId="77777777" w:rsidTr="00151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02C22CA9" w14:textId="66196725" w:rsidR="001518D0" w:rsidRDefault="003139EC" w:rsidP="001518D0">
            <w:pPr>
              <w:jc w:val="center"/>
            </w:pPr>
            <w:r>
              <w:rPr>
                <w:noProof/>
                <w:lang w:eastAsia="de-DE"/>
              </w:rPr>
              <mc:AlternateContent>
                <mc:Choice Requires="wps">
                  <w:drawing>
                    <wp:anchor distT="0" distB="0" distL="114300" distR="114300" simplePos="0" relativeHeight="251694080" behindDoc="0" locked="0" layoutInCell="1" allowOverlap="1" wp14:anchorId="7796E0B0" wp14:editId="6F3D78D5">
                      <wp:simplePos x="0" y="0"/>
                      <wp:positionH relativeFrom="column">
                        <wp:posOffset>1337502</wp:posOffset>
                      </wp:positionH>
                      <wp:positionV relativeFrom="paragraph">
                        <wp:posOffset>1120720</wp:posOffset>
                      </wp:positionV>
                      <wp:extent cx="1710055" cy="365760"/>
                      <wp:effectExtent l="19050" t="76200" r="0" b="34290"/>
                      <wp:wrapNone/>
                      <wp:docPr id="116" name="Gerade Verbindung mit Pfeil 116"/>
                      <wp:cNvGraphicFramePr/>
                      <a:graphic xmlns:a="http://schemas.openxmlformats.org/drawingml/2006/main">
                        <a:graphicData uri="http://schemas.microsoft.com/office/word/2010/wordprocessingShape">
                          <wps:wsp>
                            <wps:cNvCnPr/>
                            <wps:spPr>
                              <a:xfrm flipV="1">
                                <a:off x="0" y="0"/>
                                <a:ext cx="1710055" cy="365760"/>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34B47B30" id="Gerade Verbindung mit Pfeil 116" o:spid="_x0000_s1026" type="#_x0000_t32" style="position:absolute;margin-left:105.3pt;margin-top:88.25pt;width:134.65pt;height:28.8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" strokecolor="red" strokeweight="2.25pt">
                      <v:stroke endarrow="block" joinstyle="miter"/>
                    </v:shape>
                  </w:pict>
                </mc:Fallback>
              </mc:AlternateContent>
            </w:r>
            <w:r>
              <w:rPr>
                <w:noProof/>
                <w:lang w:eastAsia="de-DE"/>
              </w:rPr>
              <mc:AlternateContent>
                <mc:Choice Requires="wps">
                  <w:drawing>
                    <wp:anchor distT="0" distB="0" distL="114300" distR="114300" simplePos="0" relativeHeight="251693056" behindDoc="0" locked="0" layoutInCell="1" allowOverlap="1" wp14:anchorId="6F50F64F" wp14:editId="1CBE3D61">
                      <wp:simplePos x="0" y="0"/>
                      <wp:positionH relativeFrom="column">
                        <wp:posOffset>1344901</wp:posOffset>
                      </wp:positionH>
                      <wp:positionV relativeFrom="paragraph">
                        <wp:posOffset>786765</wp:posOffset>
                      </wp:positionV>
                      <wp:extent cx="1710083" cy="500932"/>
                      <wp:effectExtent l="19050" t="57150" r="23495" b="33020"/>
                      <wp:wrapNone/>
                      <wp:docPr id="115" name="Gerade Verbindung mit Pfeil 115"/>
                      <wp:cNvGraphicFramePr/>
                      <a:graphic xmlns:a="http://schemas.openxmlformats.org/drawingml/2006/main">
                        <a:graphicData uri="http://schemas.microsoft.com/office/word/2010/wordprocessingShape">
                          <wps:wsp>
                            <wps:cNvCnPr/>
                            <wps:spPr>
                              <a:xfrm flipV="1">
                                <a:off x="0" y="0"/>
                                <a:ext cx="1710083" cy="500932"/>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B157F4A" id="Gerade Verbindung mit Pfeil 115" o:spid="_x0000_s1026" type="#_x0000_t32" style="position:absolute;margin-left:105.9pt;margin-top:61.95pt;width:134.65pt;height:39.4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" strokecolor="red" strokeweight="2.25pt">
                      <v:stroke endarrow="block" joinstyle="miter"/>
                    </v:shape>
                  </w:pict>
                </mc:Fallback>
              </mc:AlternateContent>
            </w:r>
            <w:r>
              <w:rPr>
                <w:noProof/>
                <w:lang w:eastAsia="de-DE"/>
              </w:rPr>
              <mc:AlternateContent>
                <mc:Choice Requires="wps">
                  <w:drawing>
                    <wp:anchor distT="0" distB="0" distL="114300" distR="114300" simplePos="0" relativeHeight="251691008" behindDoc="0" locked="0" layoutInCell="1" allowOverlap="1" wp14:anchorId="582F45F4" wp14:editId="5EF10F17">
                      <wp:simplePos x="0" y="0"/>
                      <wp:positionH relativeFrom="column">
                        <wp:posOffset>1209675</wp:posOffset>
                      </wp:positionH>
                      <wp:positionV relativeFrom="page">
                        <wp:posOffset>1214120</wp:posOffset>
                      </wp:positionV>
                      <wp:extent cx="134620" cy="152400"/>
                      <wp:effectExtent l="19050" t="19050" r="17780" b="19050"/>
                      <wp:wrapNone/>
                      <wp:docPr id="113" name="Flussdiagramm: Zusammenführung 113"/>
                      <wp:cNvGraphicFramePr/>
                      <a:graphic xmlns:a="http://schemas.openxmlformats.org/drawingml/2006/main">
                        <a:graphicData uri="http://schemas.microsoft.com/office/word/2010/wordprocessingShape">
                          <wps:wsp>
                            <wps:cNvSpPr/>
                            <wps:spPr>
                              <a:xfrm>
                                <a:off x="0" y="0"/>
                                <a:ext cx="134620" cy="152617"/>
                              </a:xfrm>
                              <a:prstGeom prst="flowChartSummingJunction">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0E00F" id="Flussdiagramm: Zusammenführung 113" o:spid="_x0000_s1026" type="#_x0000_t123" style="position:absolute;margin-left:95.25pt;margin-top:95.6pt;width:10.6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" filled="f" strokecolor="red" strokeweight="2.25pt">
                      <v:stroke joinstyle="miter"/>
                      <w10:wrap anchory="page"/>
                    </v:shape>
                  </w:pict>
                </mc:Fallback>
              </mc:AlternateContent>
            </w:r>
            <w:r>
              <w:rPr>
                <w:noProof/>
                <w:lang w:eastAsia="de-DE"/>
              </w:rPr>
              <mc:AlternateContent>
                <mc:Choice Requires="wps">
                  <w:drawing>
                    <wp:anchor distT="0" distB="0" distL="114300" distR="114300" simplePos="0" relativeHeight="251692032" behindDoc="0" locked="0" layoutInCell="1" allowOverlap="1" wp14:anchorId="6D7F4B90" wp14:editId="0C964DE7">
                      <wp:simplePos x="0" y="0"/>
                      <wp:positionH relativeFrom="column">
                        <wp:posOffset>1210282</wp:posOffset>
                      </wp:positionH>
                      <wp:positionV relativeFrom="paragraph">
                        <wp:posOffset>1414918</wp:posOffset>
                      </wp:positionV>
                      <wp:extent cx="134620" cy="134620"/>
                      <wp:effectExtent l="19050" t="19050" r="17780" b="17780"/>
                      <wp:wrapNone/>
                      <wp:docPr id="114" name="Flussdiagramm: Zusammenführung 114"/>
                      <wp:cNvGraphicFramePr/>
                      <a:graphic xmlns:a="http://schemas.openxmlformats.org/drawingml/2006/main">
                        <a:graphicData uri="http://schemas.microsoft.com/office/word/2010/wordprocessingShape">
                          <wps:wsp>
                            <wps:cNvSpPr/>
                            <wps:spPr>
                              <a:xfrm>
                                <a:off x="0" y="0"/>
                                <a:ext cx="134620" cy="134620"/>
                              </a:xfrm>
                              <a:prstGeom prst="flowChartSummingJunction">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4F41D" id="Flussdiagramm: Zusammenführung 114" o:spid="_x0000_s1026" type="#_x0000_t123" style="position:absolute;margin-left:95.3pt;margin-top:111.4pt;width:10.6pt;height:10.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" filled="f" strokecolor="red" strokeweight="2.25pt">
                      <v:stroke joinstyle="miter"/>
                    </v:shape>
                  </w:pict>
                </mc:Fallback>
              </mc:AlternateContent>
            </w:r>
            <w:r w:rsidR="001518D0">
              <w:rPr>
                <w:noProof/>
                <w:lang w:eastAsia="de-DE"/>
              </w:rPr>
              <w:drawing>
                <wp:inline distT="0" distB="0" distL="0" distR="0" wp14:anchorId="1B9E475B" wp14:editId="07BCD8EB">
                  <wp:extent cx="1417423" cy="2520000"/>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2015-04-20 11.57.1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17423" cy="2520000"/>
                          </a:xfrm>
                          <a:prstGeom prst="rect">
                            <a:avLst/>
                          </a:prstGeom>
                        </pic:spPr>
                      </pic:pic>
                    </a:graphicData>
                  </a:graphic>
                </wp:inline>
              </w:drawing>
            </w:r>
          </w:p>
        </w:tc>
        <w:tc>
          <w:tcPr>
            <w:tcW w:w="4531" w:type="dxa"/>
          </w:tcPr>
          <w:p w14:paraId="1D40EA2E" w14:textId="77777777" w:rsidR="001518D0" w:rsidRDefault="001518D0" w:rsidP="001518D0">
            <w:pPr>
              <w:cnfStyle w:val="000000100000" w:firstRow="0" w:lastRow="0" w:firstColumn="0" w:lastColumn="0" w:oddVBand="0" w:evenVBand="0" w:oddHBand="1" w:evenHBand="0" w:firstRowFirstColumn="0" w:firstRowLastColumn="0" w:lastRowFirstColumn="0" w:lastRowLastColumn="0"/>
            </w:pPr>
          </w:p>
          <w:p w14:paraId="1E7BB2FC" w14:textId="77777777" w:rsidR="00946E48" w:rsidRDefault="00946E48" w:rsidP="001518D0">
            <w:pPr>
              <w:cnfStyle w:val="000000100000" w:firstRow="0" w:lastRow="0" w:firstColumn="0" w:lastColumn="0" w:oddVBand="0" w:evenVBand="0" w:oddHBand="1" w:evenHBand="0" w:firstRowFirstColumn="0" w:firstRowLastColumn="0" w:lastRowFirstColumn="0" w:lastRowLastColumn="0"/>
            </w:pPr>
            <w:r>
              <w:t>erscheint nach drücken auf ein beliebiges Skript, welches zuvor hinzugefügt wurde</w:t>
            </w:r>
          </w:p>
          <w:p w14:paraId="4FCE5BCE" w14:textId="77777777" w:rsidR="00946E48" w:rsidRDefault="00946E48" w:rsidP="001518D0">
            <w:pPr>
              <w:cnfStyle w:val="000000100000" w:firstRow="0" w:lastRow="0" w:firstColumn="0" w:lastColumn="0" w:oddVBand="0" w:evenVBand="0" w:oddHBand="1" w:evenHBand="0" w:firstRowFirstColumn="0" w:firstRowLastColumn="0" w:lastRowFirstColumn="0" w:lastRowLastColumn="0"/>
            </w:pPr>
          </w:p>
          <w:p w14:paraId="46EE57B2" w14:textId="77777777" w:rsidR="00946E48" w:rsidRDefault="00612646" w:rsidP="003139EC">
            <w:pPr>
              <w:pStyle w:val="Verzeichnis4"/>
              <w:cnfStyle w:val="000000100000" w:firstRow="0" w:lastRow="0" w:firstColumn="0" w:lastColumn="0" w:oddVBand="0" w:evenVBand="0" w:oddHBand="1" w:evenHBand="0" w:firstRowFirstColumn="0" w:firstRowLastColumn="0" w:lastRowFirstColumn="0" w:lastRowLastColumn="0"/>
            </w:pPr>
            <w:r>
              <w:t>Skript bearbeiten (Name &amp; Beschreibung)</w:t>
            </w:r>
          </w:p>
          <w:p w14:paraId="6E37FC93" w14:textId="54FCE3A2" w:rsidR="00612646" w:rsidRPr="00612646" w:rsidRDefault="00612646" w:rsidP="003139EC">
            <w:pPr>
              <w:pStyle w:val="Verzeichnis4"/>
              <w:cnfStyle w:val="000000100000" w:firstRow="0" w:lastRow="0" w:firstColumn="0" w:lastColumn="0" w:oddVBand="0" w:evenVBand="0" w:oddHBand="1" w:evenHBand="0" w:firstRowFirstColumn="0" w:firstRowLastColumn="0" w:lastRowFirstColumn="0" w:lastRowLastColumn="0"/>
            </w:pPr>
            <w:r>
              <w:t>Skript löschen (nur aus der App, nicht generell vom Dateisystem)</w:t>
            </w:r>
          </w:p>
        </w:tc>
      </w:tr>
      <w:tr w:rsidR="001518D0" w14:paraId="5889FAF4" w14:textId="77777777" w:rsidTr="001518D0">
        <w:tc>
          <w:tcPr>
            <w:cnfStyle w:val="001000000000" w:firstRow="0" w:lastRow="0" w:firstColumn="1" w:lastColumn="0" w:oddVBand="0" w:evenVBand="0" w:oddHBand="0" w:evenHBand="0" w:firstRowFirstColumn="0" w:firstRowLastColumn="0" w:lastRowFirstColumn="0" w:lastRowLastColumn="0"/>
            <w:tcW w:w="4531" w:type="dxa"/>
            <w:vAlign w:val="center"/>
          </w:tcPr>
          <w:p w14:paraId="0A33C93B" w14:textId="295CE1D5" w:rsidR="001518D0" w:rsidRDefault="00CF3EBB" w:rsidP="001518D0">
            <w:pPr>
              <w:jc w:val="center"/>
            </w:pPr>
            <w:r>
              <w:rPr>
                <w:noProof/>
                <w:lang w:eastAsia="de-DE"/>
              </w:rPr>
              <mc:AlternateContent>
                <mc:Choice Requires="wps">
                  <w:drawing>
                    <wp:anchor distT="0" distB="0" distL="114300" distR="114300" simplePos="0" relativeHeight="251703296" behindDoc="0" locked="0" layoutInCell="1" allowOverlap="1" wp14:anchorId="6B507567" wp14:editId="657B7BF4">
                      <wp:simplePos x="0" y="0"/>
                      <wp:positionH relativeFrom="column">
                        <wp:posOffset>2005330</wp:posOffset>
                      </wp:positionH>
                      <wp:positionV relativeFrom="paragraph">
                        <wp:posOffset>1322070</wp:posOffset>
                      </wp:positionV>
                      <wp:extent cx="1065530" cy="206375"/>
                      <wp:effectExtent l="0" t="57150" r="1270" b="22225"/>
                      <wp:wrapNone/>
                      <wp:docPr id="131" name="Gerade Verbindung mit Pfeil 131"/>
                      <wp:cNvGraphicFramePr/>
                      <a:graphic xmlns:a="http://schemas.openxmlformats.org/drawingml/2006/main">
                        <a:graphicData uri="http://schemas.microsoft.com/office/word/2010/wordprocessingShape">
                          <wps:wsp>
                            <wps:cNvCnPr/>
                            <wps:spPr>
                              <a:xfrm flipV="1">
                                <a:off x="0" y="0"/>
                                <a:ext cx="1065530" cy="206734"/>
                              </a:xfrm>
                              <a:prstGeom prst="straightConnector1">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75285" id="Gerade Verbindung mit Pfeil 131" o:spid="_x0000_s1026" type="#_x0000_t32" style="position:absolute;margin-left:157.9pt;margin-top:104.1pt;width:83.9pt;height:16.2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" strokecolor="red" strokeweight="1.5pt">
                      <v:stroke endarrow="block" joinstyle="miter"/>
                    </v:shape>
                  </w:pict>
                </mc:Fallback>
              </mc:AlternateContent>
            </w:r>
            <w:r>
              <w:rPr>
                <w:noProof/>
                <w:lang w:eastAsia="de-DE"/>
              </w:rPr>
              <mc:AlternateContent>
                <mc:Choice Requires="wps">
                  <w:drawing>
                    <wp:anchor distT="0" distB="0" distL="114300" distR="114300" simplePos="0" relativeHeight="251702272" behindDoc="0" locked="0" layoutInCell="1" allowOverlap="1" wp14:anchorId="2A2CD7C7" wp14:editId="6361CB58">
                      <wp:simplePos x="0" y="0"/>
                      <wp:positionH relativeFrom="column">
                        <wp:posOffset>1743020</wp:posOffset>
                      </wp:positionH>
                      <wp:positionV relativeFrom="paragraph">
                        <wp:posOffset>1153408</wp:posOffset>
                      </wp:positionV>
                      <wp:extent cx="1304538" cy="286247"/>
                      <wp:effectExtent l="0" t="57150" r="0" b="19050"/>
                      <wp:wrapNone/>
                      <wp:docPr id="124" name="Gerade Verbindung mit Pfeil 124"/>
                      <wp:cNvGraphicFramePr/>
                      <a:graphic xmlns:a="http://schemas.openxmlformats.org/drawingml/2006/main">
                        <a:graphicData uri="http://schemas.microsoft.com/office/word/2010/wordprocessingShape">
                          <wps:wsp>
                            <wps:cNvCnPr/>
                            <wps:spPr>
                              <a:xfrm flipV="1">
                                <a:off x="0" y="0"/>
                                <a:ext cx="1304538" cy="286247"/>
                              </a:xfrm>
                              <a:prstGeom prst="straightConnector1">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50CF5EBD" id="Gerade Verbindung mit Pfeil 124" o:spid="_x0000_s1026" type="#_x0000_t32" style="position:absolute;margin-left:137.25pt;margin-top:90.8pt;width:102.7pt;height:22.5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" strokecolor="red" strokeweight="1.5pt">
                      <v:stroke endarrow="block" joinstyle="miter"/>
                    </v:shape>
                  </w:pict>
                </mc:Fallback>
              </mc:AlternateContent>
            </w:r>
            <w:r>
              <w:rPr>
                <w:noProof/>
                <w:lang w:eastAsia="de-DE"/>
              </w:rPr>
              <mc:AlternateContent>
                <mc:Choice Requires="wps">
                  <w:drawing>
                    <wp:anchor distT="0" distB="0" distL="114300" distR="114300" simplePos="0" relativeHeight="251701248" behindDoc="0" locked="0" layoutInCell="1" allowOverlap="1" wp14:anchorId="6B2C2E65" wp14:editId="21FAE903">
                      <wp:simplePos x="0" y="0"/>
                      <wp:positionH relativeFrom="column">
                        <wp:posOffset>2013280</wp:posOffset>
                      </wp:positionH>
                      <wp:positionV relativeFrom="paragraph">
                        <wp:posOffset>962577</wp:posOffset>
                      </wp:positionV>
                      <wp:extent cx="1057607" cy="0"/>
                      <wp:effectExtent l="0" t="76200" r="9525" b="95250"/>
                      <wp:wrapNone/>
                      <wp:docPr id="123" name="Gerade Verbindung mit Pfeil 123"/>
                      <wp:cNvGraphicFramePr/>
                      <a:graphic xmlns:a="http://schemas.openxmlformats.org/drawingml/2006/main">
                        <a:graphicData uri="http://schemas.microsoft.com/office/word/2010/wordprocessingShape">
                          <wps:wsp>
                            <wps:cNvCnPr/>
                            <wps:spPr>
                              <a:xfrm>
                                <a:off x="0" y="0"/>
                                <a:ext cx="1057607" cy="0"/>
                              </a:xfrm>
                              <a:prstGeom prst="straightConnector1">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484439C5" id="Gerade Verbindung mit Pfeil 123" o:spid="_x0000_s1026" type="#_x0000_t32" style="position:absolute;margin-left:158.55pt;margin-top:75.8pt;width:83.3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" strokecolor="red" strokeweight="1.5pt">
                      <v:stroke endarrow="block" joinstyle="miter"/>
                    </v:shape>
                  </w:pict>
                </mc:Fallback>
              </mc:AlternateContent>
            </w:r>
            <w:r>
              <w:rPr>
                <w:noProof/>
                <w:lang w:eastAsia="de-DE"/>
              </w:rPr>
              <mc:AlternateContent>
                <mc:Choice Requires="wps">
                  <w:drawing>
                    <wp:anchor distT="0" distB="0" distL="114300" distR="114300" simplePos="0" relativeHeight="251700224" behindDoc="0" locked="0" layoutInCell="1" allowOverlap="1" wp14:anchorId="51966A9E" wp14:editId="1DA5D61C">
                      <wp:simplePos x="0" y="0"/>
                      <wp:positionH relativeFrom="column">
                        <wp:posOffset>2032938</wp:posOffset>
                      </wp:positionH>
                      <wp:positionV relativeFrom="paragraph">
                        <wp:posOffset>509353</wp:posOffset>
                      </wp:positionV>
                      <wp:extent cx="1053851" cy="270344"/>
                      <wp:effectExtent l="0" t="0" r="70485" b="73025"/>
                      <wp:wrapNone/>
                      <wp:docPr id="122" name="Gerade Verbindung mit Pfeil 122"/>
                      <wp:cNvGraphicFramePr/>
                      <a:graphic xmlns:a="http://schemas.openxmlformats.org/drawingml/2006/main">
                        <a:graphicData uri="http://schemas.microsoft.com/office/word/2010/wordprocessingShape">
                          <wps:wsp>
                            <wps:cNvCnPr/>
                            <wps:spPr>
                              <a:xfrm>
                                <a:off x="0" y="0"/>
                                <a:ext cx="1053851" cy="270344"/>
                              </a:xfrm>
                              <a:prstGeom prst="straightConnector1">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75DA7938" id="Gerade Verbindung mit Pfeil 122" o:spid="_x0000_s1026" type="#_x0000_t32" style="position:absolute;margin-left:160.05pt;margin-top:40.1pt;width:83pt;height:21.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" strokecolor="red" strokeweight="1.5pt">
                      <v:stroke endarrow="block" joinstyle="miter"/>
                    </v:shape>
                  </w:pict>
                </mc:Fallback>
              </mc:AlternateContent>
            </w:r>
            <w:r w:rsidR="002F759B">
              <w:rPr>
                <w:noProof/>
                <w:lang w:eastAsia="de-DE"/>
              </w:rPr>
              <mc:AlternateContent>
                <mc:Choice Requires="wps">
                  <w:drawing>
                    <wp:anchor distT="0" distB="0" distL="114300" distR="114300" simplePos="0" relativeHeight="251698176" behindDoc="0" locked="0" layoutInCell="1" allowOverlap="1" wp14:anchorId="6F622BE9" wp14:editId="44C7EBBA">
                      <wp:simplePos x="0" y="0"/>
                      <wp:positionH relativeFrom="column">
                        <wp:posOffset>1591310</wp:posOffset>
                      </wp:positionH>
                      <wp:positionV relativeFrom="paragraph">
                        <wp:posOffset>1438910</wp:posOffset>
                      </wp:positionV>
                      <wp:extent cx="206375" cy="206375"/>
                      <wp:effectExtent l="0" t="0" r="22225" b="22225"/>
                      <wp:wrapNone/>
                      <wp:docPr id="120" name="Ellipse 120"/>
                      <wp:cNvGraphicFramePr/>
                      <a:graphic xmlns:a="http://schemas.openxmlformats.org/drawingml/2006/main">
                        <a:graphicData uri="http://schemas.microsoft.com/office/word/2010/wordprocessingShape">
                          <wps:wsp>
                            <wps:cNvSpPr/>
                            <wps:spPr>
                              <a:xfrm>
                                <a:off x="0" y="0"/>
                                <a:ext cx="206375" cy="206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10CBA" id="Ellipse 120" o:spid="_x0000_s1026" style="position:absolute;margin-left:125.3pt;margin-top:113.3pt;width:16.25pt;height:16.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" filled="f" strokecolor="red" strokeweight="1pt">
                      <v:stroke joinstyle="miter"/>
                    </v:oval>
                  </w:pict>
                </mc:Fallback>
              </mc:AlternateContent>
            </w:r>
            <w:r w:rsidR="003139EC">
              <w:rPr>
                <w:noProof/>
                <w:lang w:eastAsia="de-DE"/>
              </w:rPr>
              <mc:AlternateContent>
                <mc:Choice Requires="wps">
                  <w:drawing>
                    <wp:anchor distT="0" distB="0" distL="114300" distR="114300" simplePos="0" relativeHeight="251699200" behindDoc="0" locked="0" layoutInCell="1" allowOverlap="1" wp14:anchorId="3EB2B2EB" wp14:editId="0AF74911">
                      <wp:simplePos x="0" y="0"/>
                      <wp:positionH relativeFrom="column">
                        <wp:posOffset>1797685</wp:posOffset>
                      </wp:positionH>
                      <wp:positionV relativeFrom="paragraph">
                        <wp:posOffset>1431290</wp:posOffset>
                      </wp:positionV>
                      <wp:extent cx="206375" cy="206375"/>
                      <wp:effectExtent l="0" t="0" r="22225" b="22225"/>
                      <wp:wrapNone/>
                      <wp:docPr id="121" name="Ellipse 121"/>
                      <wp:cNvGraphicFramePr/>
                      <a:graphic xmlns:a="http://schemas.openxmlformats.org/drawingml/2006/main">
                        <a:graphicData uri="http://schemas.microsoft.com/office/word/2010/wordprocessingShape">
                          <wps:wsp>
                            <wps:cNvSpPr/>
                            <wps:spPr>
                              <a:xfrm>
                                <a:off x="0" y="0"/>
                                <a:ext cx="206375" cy="206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1BCA72" id="Ellipse 121" o:spid="_x0000_s1026" style="position:absolute;margin-left:141.55pt;margin-top:112.7pt;width:16.25pt;height:16.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" filled="f" strokecolor="red" strokeweight="1pt">
                      <v:stroke joinstyle="miter"/>
                    </v:oval>
                  </w:pict>
                </mc:Fallback>
              </mc:AlternateContent>
            </w:r>
            <w:r w:rsidR="003139EC">
              <w:rPr>
                <w:noProof/>
                <w:lang w:eastAsia="de-DE"/>
              </w:rPr>
              <mc:AlternateContent>
                <mc:Choice Requires="wps">
                  <w:drawing>
                    <wp:anchor distT="0" distB="0" distL="114300" distR="114300" simplePos="0" relativeHeight="251697152" behindDoc="0" locked="0" layoutInCell="1" allowOverlap="1" wp14:anchorId="7F96FD73" wp14:editId="077E6D12">
                      <wp:simplePos x="0" y="0"/>
                      <wp:positionH relativeFrom="column">
                        <wp:posOffset>1782445</wp:posOffset>
                      </wp:positionH>
                      <wp:positionV relativeFrom="paragraph">
                        <wp:posOffset>844550</wp:posOffset>
                      </wp:positionV>
                      <wp:extent cx="230505" cy="230505"/>
                      <wp:effectExtent l="0" t="0" r="17145" b="17145"/>
                      <wp:wrapNone/>
                      <wp:docPr id="119" name="Ellipse 119"/>
                      <wp:cNvGraphicFramePr/>
                      <a:graphic xmlns:a="http://schemas.openxmlformats.org/drawingml/2006/main">
                        <a:graphicData uri="http://schemas.microsoft.com/office/word/2010/wordprocessingShape">
                          <wps:wsp>
                            <wps:cNvSpPr/>
                            <wps:spPr>
                              <a:xfrm>
                                <a:off x="0" y="0"/>
                                <a:ext cx="230505" cy="2305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C10458" id="Ellipse 119" o:spid="_x0000_s1026" style="position:absolute;margin-left:140.35pt;margin-top:66.5pt;width:18.15pt;height:18.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" filled="f" strokecolor="red" strokeweight="1pt">
                      <v:stroke joinstyle="miter"/>
                    </v:oval>
                  </w:pict>
                </mc:Fallback>
              </mc:AlternateContent>
            </w:r>
            <w:r w:rsidR="003139EC">
              <w:rPr>
                <w:noProof/>
                <w:lang w:eastAsia="de-DE"/>
              </w:rPr>
              <mc:AlternateContent>
                <mc:Choice Requires="wps">
                  <w:drawing>
                    <wp:anchor distT="0" distB="0" distL="114300" distR="114300" simplePos="0" relativeHeight="251696128" behindDoc="0" locked="0" layoutInCell="1" allowOverlap="1" wp14:anchorId="73EDC2BE" wp14:editId="7A6324F4">
                      <wp:simplePos x="0" y="0"/>
                      <wp:positionH relativeFrom="column">
                        <wp:posOffset>1765935</wp:posOffset>
                      </wp:positionH>
                      <wp:positionV relativeFrom="paragraph">
                        <wp:posOffset>366395</wp:posOffset>
                      </wp:positionV>
                      <wp:extent cx="266065" cy="246380"/>
                      <wp:effectExtent l="0" t="0" r="19685" b="20320"/>
                      <wp:wrapNone/>
                      <wp:docPr id="118" name="Ellipse 118"/>
                      <wp:cNvGraphicFramePr/>
                      <a:graphic xmlns:a="http://schemas.openxmlformats.org/drawingml/2006/main">
                        <a:graphicData uri="http://schemas.microsoft.com/office/word/2010/wordprocessingShape">
                          <wps:wsp>
                            <wps:cNvSpPr/>
                            <wps:spPr>
                              <a:xfrm>
                                <a:off x="0" y="0"/>
                                <a:ext cx="266065" cy="2463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988433" id="Ellipse 118" o:spid="_x0000_s1026" style="position:absolute;margin-left:139.05pt;margin-top:28.85pt;width:20.95pt;height:19.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" filled="f" strokecolor="red" strokeweight="1pt">
                      <v:stroke joinstyle="miter"/>
                    </v:oval>
                  </w:pict>
                </mc:Fallback>
              </mc:AlternateContent>
            </w:r>
            <w:r w:rsidR="001518D0">
              <w:rPr>
                <w:noProof/>
                <w:lang w:eastAsia="de-DE"/>
              </w:rPr>
              <w:drawing>
                <wp:inline distT="0" distB="0" distL="0" distR="0" wp14:anchorId="009E5232" wp14:editId="036838EE">
                  <wp:extent cx="1417423" cy="2520000"/>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2015-04-20 11.51.3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17423" cy="2520000"/>
                          </a:xfrm>
                          <a:prstGeom prst="rect">
                            <a:avLst/>
                          </a:prstGeom>
                        </pic:spPr>
                      </pic:pic>
                    </a:graphicData>
                  </a:graphic>
                </wp:inline>
              </w:drawing>
            </w:r>
          </w:p>
        </w:tc>
        <w:tc>
          <w:tcPr>
            <w:tcW w:w="4531" w:type="dxa"/>
          </w:tcPr>
          <w:p w14:paraId="342A8B74" w14:textId="77777777" w:rsidR="001518D0" w:rsidRDefault="001518D0" w:rsidP="001518D0">
            <w:pPr>
              <w:cnfStyle w:val="000000000000" w:firstRow="0" w:lastRow="0" w:firstColumn="0" w:lastColumn="0" w:oddVBand="0" w:evenVBand="0" w:oddHBand="0" w:evenHBand="0" w:firstRowFirstColumn="0" w:firstRowLastColumn="0" w:lastRowFirstColumn="0" w:lastRowLastColumn="0"/>
            </w:pPr>
          </w:p>
          <w:p w14:paraId="0807AAD8" w14:textId="77777777" w:rsidR="00612646" w:rsidRDefault="00612646" w:rsidP="001518D0">
            <w:pPr>
              <w:cnfStyle w:val="000000000000" w:firstRow="0" w:lastRow="0" w:firstColumn="0" w:lastColumn="0" w:oddVBand="0" w:evenVBand="0" w:oddHBand="0" w:evenHBand="0" w:firstRowFirstColumn="0" w:firstRowLastColumn="0" w:lastRowFirstColumn="0" w:lastRowLastColumn="0"/>
            </w:pPr>
            <w:r>
              <w:t>erscheint beim Auswählen von Skript bearbeiten</w:t>
            </w:r>
          </w:p>
          <w:p w14:paraId="79040C6B" w14:textId="77777777" w:rsidR="00612646" w:rsidRDefault="00612646" w:rsidP="001518D0">
            <w:pPr>
              <w:cnfStyle w:val="000000000000" w:firstRow="0" w:lastRow="0" w:firstColumn="0" w:lastColumn="0" w:oddVBand="0" w:evenVBand="0" w:oddHBand="0" w:evenHBand="0" w:firstRowFirstColumn="0" w:firstRowLastColumn="0" w:lastRowFirstColumn="0" w:lastRowLastColumn="0"/>
            </w:pPr>
          </w:p>
          <w:p w14:paraId="31B1EEA8" w14:textId="77777777" w:rsidR="00612646" w:rsidRDefault="00612646" w:rsidP="003139EC">
            <w:pPr>
              <w:pStyle w:val="Verzeichnis4"/>
              <w:cnfStyle w:val="000000000000" w:firstRow="0" w:lastRow="0" w:firstColumn="0" w:lastColumn="0" w:oddVBand="0" w:evenVBand="0" w:oddHBand="0" w:evenHBand="0" w:firstRowFirstColumn="0" w:firstRowLastColumn="0" w:lastRowFirstColumn="0" w:lastRowLastColumn="0"/>
            </w:pPr>
            <w:r>
              <w:t>Namen ändern</w:t>
            </w:r>
          </w:p>
          <w:p w14:paraId="1715B9B2" w14:textId="02B63B5E" w:rsidR="00612646" w:rsidRDefault="00612646" w:rsidP="003139EC">
            <w:pPr>
              <w:pStyle w:val="Verzeichnis4"/>
              <w:cnfStyle w:val="000000000000" w:firstRow="0" w:lastRow="0" w:firstColumn="0" w:lastColumn="0" w:oddVBand="0" w:evenVBand="0" w:oddHBand="0" w:evenHBand="0" w:firstRowFirstColumn="0" w:firstRowLastColumn="0" w:lastRowFirstColumn="0" w:lastRowLastColumn="0"/>
            </w:pPr>
            <w:r>
              <w:t>Beschreibung ändern</w:t>
            </w:r>
          </w:p>
          <w:p w14:paraId="76E26E97" w14:textId="7A0C5A80" w:rsidR="00612646" w:rsidRDefault="00612646" w:rsidP="003139EC">
            <w:pPr>
              <w:pStyle w:val="Verzeichnis4"/>
              <w:cnfStyle w:val="000000000000" w:firstRow="0" w:lastRow="0" w:firstColumn="0" w:lastColumn="0" w:oddVBand="0" w:evenVBand="0" w:oddHBand="0" w:evenHBand="0" w:firstRowFirstColumn="0" w:firstRowLastColumn="0" w:lastRowFirstColumn="0" w:lastRowLastColumn="0"/>
            </w:pPr>
            <w:r>
              <w:t>Skript testweise ausführen</w:t>
            </w:r>
          </w:p>
          <w:p w14:paraId="7FBB892A" w14:textId="1E696004" w:rsidR="00612646" w:rsidRPr="00612646" w:rsidRDefault="00612646" w:rsidP="003139EC">
            <w:pPr>
              <w:pStyle w:val="Verzeichnis4"/>
              <w:cnfStyle w:val="000000000000" w:firstRow="0" w:lastRow="0" w:firstColumn="0" w:lastColumn="0" w:oddVBand="0" w:evenVBand="0" w:oddHBand="0" w:evenHBand="0" w:firstRowFirstColumn="0" w:firstRowLastColumn="0" w:lastRowFirstColumn="0" w:lastRowLastColumn="0"/>
            </w:pPr>
            <w:r>
              <w:t>Im Dateisystem nach Skript suchen</w:t>
            </w:r>
          </w:p>
        </w:tc>
      </w:tr>
      <w:tr w:rsidR="001518D0" w14:paraId="546FD3B6" w14:textId="77777777" w:rsidTr="00151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06D55A8" w14:textId="121D7CF3" w:rsidR="001518D0" w:rsidRDefault="001518D0" w:rsidP="001518D0">
            <w:pPr>
              <w:jc w:val="center"/>
            </w:pPr>
            <w:r>
              <w:rPr>
                <w:noProof/>
                <w:lang w:eastAsia="de-DE"/>
              </w:rPr>
              <w:drawing>
                <wp:inline distT="0" distB="0" distL="0" distR="0" wp14:anchorId="276B36A7" wp14:editId="58E2D08B">
                  <wp:extent cx="1417423" cy="2520000"/>
                  <wp:effectExtent l="0" t="0" r="0" b="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015-04-20 11.58.0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17423" cy="2520000"/>
                          </a:xfrm>
                          <a:prstGeom prst="rect">
                            <a:avLst/>
                          </a:prstGeom>
                        </pic:spPr>
                      </pic:pic>
                    </a:graphicData>
                  </a:graphic>
                </wp:inline>
              </w:drawing>
            </w:r>
          </w:p>
        </w:tc>
        <w:tc>
          <w:tcPr>
            <w:tcW w:w="4531" w:type="dxa"/>
          </w:tcPr>
          <w:p w14:paraId="2A2560AE" w14:textId="77777777" w:rsidR="001518D0" w:rsidRDefault="001518D0" w:rsidP="001518D0">
            <w:pPr>
              <w:cnfStyle w:val="000000100000" w:firstRow="0" w:lastRow="0" w:firstColumn="0" w:lastColumn="0" w:oddVBand="0" w:evenVBand="0" w:oddHBand="1" w:evenHBand="0" w:firstRowFirstColumn="0" w:firstRowLastColumn="0" w:lastRowFirstColumn="0" w:lastRowLastColumn="0"/>
            </w:pPr>
          </w:p>
          <w:p w14:paraId="4B233216" w14:textId="77777777" w:rsidR="00612646" w:rsidRDefault="00612646" w:rsidP="001518D0">
            <w:pPr>
              <w:cnfStyle w:val="000000100000" w:firstRow="0" w:lastRow="0" w:firstColumn="0" w:lastColumn="0" w:oddVBand="0" w:evenVBand="0" w:oddHBand="1" w:evenHBand="0" w:firstRowFirstColumn="0" w:firstRowLastColumn="0" w:lastRowFirstColumn="0" w:lastRowLastColumn="0"/>
            </w:pPr>
            <w:r>
              <w:t>erscheint beim Auswählen von bearbeiten des Skriptnamens</w:t>
            </w:r>
          </w:p>
          <w:p w14:paraId="032F9347" w14:textId="77777777" w:rsidR="00612646" w:rsidRDefault="00612646" w:rsidP="001518D0">
            <w:pPr>
              <w:cnfStyle w:val="000000100000" w:firstRow="0" w:lastRow="0" w:firstColumn="0" w:lastColumn="0" w:oddVBand="0" w:evenVBand="0" w:oddHBand="1" w:evenHBand="0" w:firstRowFirstColumn="0" w:firstRowLastColumn="0" w:lastRowFirstColumn="0" w:lastRowLastColumn="0"/>
            </w:pPr>
          </w:p>
          <w:p w14:paraId="3D7BE0E7" w14:textId="3CA9F8C9" w:rsidR="00612646" w:rsidRDefault="00612646" w:rsidP="003139EC">
            <w:pPr>
              <w:pStyle w:val="Verzeichnis4"/>
              <w:cnfStyle w:val="000000100000" w:firstRow="0" w:lastRow="0" w:firstColumn="0" w:lastColumn="0" w:oddVBand="0" w:evenVBand="0" w:oddHBand="1" w:evenHBand="0" w:firstRowFirstColumn="0" w:firstRowLastColumn="0" w:lastRowFirstColumn="0" w:lastRowLastColumn="0"/>
            </w:pPr>
            <w:r>
              <w:t>neuen Namen eingeben</w:t>
            </w:r>
          </w:p>
        </w:tc>
      </w:tr>
      <w:tr w:rsidR="001518D0" w14:paraId="17B91771" w14:textId="77777777" w:rsidTr="001518D0">
        <w:tc>
          <w:tcPr>
            <w:cnfStyle w:val="001000000000" w:firstRow="0" w:lastRow="0" w:firstColumn="1" w:lastColumn="0" w:oddVBand="0" w:evenVBand="0" w:oddHBand="0" w:evenHBand="0" w:firstRowFirstColumn="0" w:firstRowLastColumn="0" w:lastRowFirstColumn="0" w:lastRowLastColumn="0"/>
            <w:tcW w:w="4531" w:type="dxa"/>
            <w:vAlign w:val="center"/>
          </w:tcPr>
          <w:p w14:paraId="6119C621" w14:textId="66B10508" w:rsidR="001518D0" w:rsidRDefault="001518D0" w:rsidP="001518D0">
            <w:pPr>
              <w:jc w:val="center"/>
            </w:pPr>
            <w:r>
              <w:rPr>
                <w:noProof/>
                <w:lang w:eastAsia="de-DE"/>
              </w:rPr>
              <w:drawing>
                <wp:inline distT="0" distB="0" distL="0" distR="0" wp14:anchorId="301B0190" wp14:editId="1E68BE0F">
                  <wp:extent cx="1417423" cy="2520000"/>
                  <wp:effectExtent l="0" t="0" r="0" b="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2015-04-20 11.57.3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17423" cy="2520000"/>
                          </a:xfrm>
                          <a:prstGeom prst="rect">
                            <a:avLst/>
                          </a:prstGeom>
                        </pic:spPr>
                      </pic:pic>
                    </a:graphicData>
                  </a:graphic>
                </wp:inline>
              </w:drawing>
            </w:r>
          </w:p>
        </w:tc>
        <w:tc>
          <w:tcPr>
            <w:tcW w:w="4531" w:type="dxa"/>
          </w:tcPr>
          <w:p w14:paraId="3663B608" w14:textId="77777777" w:rsidR="001518D0" w:rsidRDefault="001518D0" w:rsidP="001518D0">
            <w:pPr>
              <w:cnfStyle w:val="000000000000" w:firstRow="0" w:lastRow="0" w:firstColumn="0" w:lastColumn="0" w:oddVBand="0" w:evenVBand="0" w:oddHBand="0" w:evenHBand="0" w:firstRowFirstColumn="0" w:firstRowLastColumn="0" w:lastRowFirstColumn="0" w:lastRowLastColumn="0"/>
            </w:pPr>
          </w:p>
          <w:p w14:paraId="10250193" w14:textId="77777777" w:rsidR="00612646" w:rsidRDefault="00612646" w:rsidP="001518D0">
            <w:pPr>
              <w:cnfStyle w:val="000000000000" w:firstRow="0" w:lastRow="0" w:firstColumn="0" w:lastColumn="0" w:oddVBand="0" w:evenVBand="0" w:oddHBand="0" w:evenHBand="0" w:firstRowFirstColumn="0" w:firstRowLastColumn="0" w:lastRowFirstColumn="0" w:lastRowLastColumn="0"/>
            </w:pPr>
            <w:r>
              <w:t>erscheint beim Auswählen von bearbeiten der Beschreibung</w:t>
            </w:r>
          </w:p>
          <w:p w14:paraId="1E4DDE55" w14:textId="77777777" w:rsidR="00612646" w:rsidRDefault="00612646" w:rsidP="001518D0">
            <w:pPr>
              <w:cnfStyle w:val="000000000000" w:firstRow="0" w:lastRow="0" w:firstColumn="0" w:lastColumn="0" w:oddVBand="0" w:evenVBand="0" w:oddHBand="0" w:evenHBand="0" w:firstRowFirstColumn="0" w:firstRowLastColumn="0" w:lastRowFirstColumn="0" w:lastRowLastColumn="0"/>
            </w:pPr>
          </w:p>
          <w:p w14:paraId="34D2D819" w14:textId="79F93A8B" w:rsidR="00612646" w:rsidRDefault="00612646" w:rsidP="003139EC">
            <w:pPr>
              <w:pStyle w:val="Verzeichnis4"/>
              <w:cnfStyle w:val="000000000000" w:firstRow="0" w:lastRow="0" w:firstColumn="0" w:lastColumn="0" w:oddVBand="0" w:evenVBand="0" w:oddHBand="0" w:evenHBand="0" w:firstRowFirstColumn="0" w:firstRowLastColumn="0" w:lastRowFirstColumn="0" w:lastRowLastColumn="0"/>
            </w:pPr>
            <w:r>
              <w:t>neue Beschreibung eingeben</w:t>
            </w:r>
          </w:p>
        </w:tc>
      </w:tr>
    </w:tbl>
    <w:p w14:paraId="717B44FA" w14:textId="76BA2EA7" w:rsidR="001518D0" w:rsidRPr="001518D0" w:rsidRDefault="001518D0" w:rsidP="001518D0"/>
    <w:p w14:paraId="1F03913D" w14:textId="77777777" w:rsidR="00211DF7" w:rsidRDefault="00211DF7">
      <w:pPr>
        <w:rPr>
          <w:rFonts w:asciiTheme="majorHAnsi" w:eastAsiaTheme="majorEastAsia" w:hAnsiTheme="majorHAnsi" w:cstheme="majorBidi"/>
          <w:i/>
          <w:iCs/>
          <w:color w:val="2E74B5" w:themeColor="accent1" w:themeShade="BF"/>
        </w:rPr>
      </w:pPr>
      <w:r>
        <w:br w:type="page"/>
      </w:r>
    </w:p>
    <w:p w14:paraId="78E281F2" w14:textId="507E2AF9" w:rsidR="009144BE" w:rsidRPr="009144BE" w:rsidRDefault="009144BE" w:rsidP="009144BE">
      <w:pPr>
        <w:pStyle w:val="Titel"/>
        <w:jc w:val="center"/>
        <w:rPr>
          <w:color w:val="5B9BD5" w:themeColor="accent1"/>
        </w:rPr>
      </w:pPr>
      <w:r w:rsidRPr="009144BE">
        <w:rPr>
          <w:color w:val="5B9BD5" w:themeColor="accent1"/>
        </w:rPr>
        <w:t>Anhang</w:t>
      </w:r>
    </w:p>
    <w:p w14:paraId="345B51E5" w14:textId="4704D246" w:rsidR="00027170" w:rsidRPr="00A47A1F" w:rsidRDefault="006D41C6" w:rsidP="009144BE">
      <w:pPr>
        <w:pStyle w:val="berschrift6"/>
      </w:pPr>
      <w:r w:rsidRPr="00A47A1F">
        <w:t>SL4A API Reference</w:t>
      </w:r>
    </w:p>
    <w:p w14:paraId="2E6197A8" w14:textId="77777777" w:rsidR="00B05B9D" w:rsidRPr="00120795" w:rsidRDefault="00B05B9D" w:rsidP="00B05B9D">
      <w:pPr>
        <w:rPr>
          <w:lang w:val="en-GB"/>
        </w:rPr>
      </w:pPr>
      <w:r>
        <w:t xml:space="preserve">Die SL4A API Reference hilft Ihnen dabei Android-spezifische Funktionen in den jeweiligen Skripten ausführen zu können. </w:t>
      </w:r>
      <w:r w:rsidRPr="00120795">
        <w:rPr>
          <w:lang w:val="en-GB"/>
        </w:rPr>
        <w:t>Sie können folgende Funktionen in jeder Skriptsprache verwenden:</w:t>
      </w:r>
    </w:p>
    <w:p w14:paraId="7103DD39" w14:textId="77777777" w:rsidR="00027170" w:rsidRPr="00027170" w:rsidRDefault="00027170" w:rsidP="009144BE">
      <w:pPr>
        <w:pStyle w:val="berschrift7"/>
        <w:rPr>
          <w:lang w:val="en-GB"/>
        </w:rPr>
      </w:pPr>
      <w:r w:rsidRPr="00027170">
        <w:rPr>
          <w:lang w:val="en-GB"/>
        </w:rPr>
        <w:t>addContextMenuItem</w:t>
      </w:r>
    </w:p>
    <w:p w14:paraId="3C4AC1B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addContextMenuItem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label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label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menu item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event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that will be generated on menu item click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Object</w:t>
      </w:r>
      <w:r w:rsidRPr="00027170">
        <w:rPr>
          <w:rStyle w:val="pln"/>
          <w:rFonts w:ascii="Lucida Console" w:hAnsi="Lucida Console"/>
          <w:color w:val="000000"/>
          <w:sz w:val="18"/>
          <w:szCs w:val="18"/>
          <w:lang w:val="en-GB"/>
        </w:rPr>
        <w:t xml:space="preserve"> eventData</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Adds</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new</w:t>
      </w:r>
      <w:r w:rsidRPr="00027170">
        <w:rPr>
          <w:rStyle w:val="pln"/>
          <w:rFonts w:ascii="Lucida Console" w:hAnsi="Lucida Console"/>
          <w:color w:val="000000"/>
          <w:sz w:val="18"/>
          <w:szCs w:val="18"/>
          <w:lang w:val="en-GB"/>
        </w:rPr>
        <w:t xml:space="preserve"> item to context menu</w:t>
      </w:r>
      <w:r w:rsidRPr="00027170">
        <w:rPr>
          <w:rStyle w:val="pun"/>
          <w:rFonts w:ascii="Lucida Console" w:hAnsi="Lucida Console"/>
          <w:color w:val="666600"/>
          <w:sz w:val="18"/>
          <w:szCs w:val="18"/>
          <w:lang w:val="en-GB"/>
        </w:rPr>
        <w:t>.</w:t>
      </w:r>
    </w:p>
    <w:p w14:paraId="1AF5E2BF" w14:textId="77777777" w:rsidR="00027170" w:rsidRDefault="00027170" w:rsidP="00027170">
      <w:pPr>
        <w:rPr>
          <w:lang w:val="en-GB"/>
        </w:rPr>
      </w:pPr>
      <w:bookmarkStart w:id="41" w:name="addOptionsMenuItem"/>
      <w:bookmarkEnd w:id="41"/>
    </w:p>
    <w:p w14:paraId="66087062" w14:textId="77777777" w:rsidR="00027170" w:rsidRPr="00027170" w:rsidRDefault="00027170" w:rsidP="009144BE">
      <w:pPr>
        <w:pStyle w:val="berschrift7"/>
        <w:rPr>
          <w:sz w:val="27"/>
          <w:szCs w:val="27"/>
          <w:lang w:val="en-GB"/>
        </w:rPr>
      </w:pPr>
      <w:r w:rsidRPr="00027170">
        <w:rPr>
          <w:lang w:val="en-GB"/>
        </w:rPr>
        <w:t>addOptionsMenuItem</w:t>
      </w:r>
    </w:p>
    <w:p w14:paraId="6CCC45E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addOptionsMenuItem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label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label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menu item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event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that will be generated on menu item click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Object</w:t>
      </w:r>
      <w:r w:rsidRPr="00027170">
        <w:rPr>
          <w:rStyle w:val="pln"/>
          <w:rFonts w:ascii="Lucida Console" w:hAnsi="Lucida Console"/>
          <w:color w:val="000000"/>
          <w:sz w:val="18"/>
          <w:szCs w:val="18"/>
          <w:lang w:val="en-GB"/>
        </w:rPr>
        <w:t xml:space="preserve"> eventData</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iconName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Android</w:t>
      </w:r>
      <w:r w:rsidRPr="00027170">
        <w:rPr>
          <w:rStyle w:val="pln"/>
          <w:rFonts w:ascii="Lucida Console" w:hAnsi="Lucida Console"/>
          <w:color w:val="000000"/>
          <w:sz w:val="18"/>
          <w:szCs w:val="18"/>
          <w:lang w:val="en-GB"/>
        </w:rPr>
        <w:t xml:space="preserve"> system menu icon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see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http</w:t>
      </w:r>
      <w:r w:rsidRPr="00027170">
        <w:rPr>
          <w:rStyle w:val="pun"/>
          <w:rFonts w:ascii="Lucida Console" w:hAnsi="Lucida Console"/>
          <w:color w:val="666600"/>
          <w:sz w:val="18"/>
          <w:szCs w:val="18"/>
          <w:lang w:val="en-GB"/>
        </w:rPr>
        <w:t>:</w:t>
      </w:r>
      <w:r w:rsidRPr="00027170">
        <w:rPr>
          <w:rStyle w:val="com"/>
          <w:rFonts w:ascii="Lucida Console" w:hAnsi="Lucida Console"/>
          <w:color w:val="880000"/>
          <w:sz w:val="18"/>
          <w:szCs w:val="18"/>
          <w:lang w:val="en-GB"/>
        </w:rPr>
        <w:t>//developer.android.com/reference/android/R.drawable.html)</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Adds</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new</w:t>
      </w:r>
      <w:r w:rsidRPr="00027170">
        <w:rPr>
          <w:rStyle w:val="pln"/>
          <w:rFonts w:ascii="Lucida Console" w:hAnsi="Lucida Console"/>
          <w:color w:val="000000"/>
          <w:sz w:val="18"/>
          <w:szCs w:val="18"/>
          <w:lang w:val="en-GB"/>
        </w:rPr>
        <w:t xml:space="preserve"> item to options menu</w:t>
      </w:r>
      <w:r w:rsidRPr="00027170">
        <w:rPr>
          <w:rStyle w:val="pun"/>
          <w:rFonts w:ascii="Lucida Console" w:hAnsi="Lucida Console"/>
          <w:color w:val="666600"/>
          <w:sz w:val="18"/>
          <w:szCs w:val="18"/>
          <w:lang w:val="en-GB"/>
        </w:rPr>
        <w:t>.</w:t>
      </w:r>
    </w:p>
    <w:p w14:paraId="73A1A040" w14:textId="77777777" w:rsidR="00027170" w:rsidRDefault="00027170" w:rsidP="00027170">
      <w:pPr>
        <w:rPr>
          <w:lang w:val="en-GB"/>
        </w:rPr>
      </w:pPr>
      <w:bookmarkStart w:id="42" w:name="batteryCheckPresent"/>
      <w:bookmarkEnd w:id="42"/>
    </w:p>
    <w:p w14:paraId="1A8DBD73" w14:textId="77777777" w:rsidR="00027170" w:rsidRPr="00027170" w:rsidRDefault="00027170" w:rsidP="009144BE">
      <w:pPr>
        <w:pStyle w:val="berschrift7"/>
        <w:rPr>
          <w:sz w:val="27"/>
          <w:szCs w:val="27"/>
          <w:lang w:val="en-GB"/>
        </w:rPr>
      </w:pPr>
      <w:r w:rsidRPr="00027170">
        <w:rPr>
          <w:lang w:val="en-GB"/>
        </w:rPr>
        <w:t>batteryCheckPresent</w:t>
      </w:r>
    </w:p>
    <w:p w14:paraId="4AA9A48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batteryCheckPresent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presence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691A3213" w14:textId="77777777" w:rsidR="00027170" w:rsidRDefault="00027170" w:rsidP="00027170">
      <w:pPr>
        <w:rPr>
          <w:lang w:val="en-GB"/>
        </w:rPr>
      </w:pPr>
      <w:bookmarkStart w:id="43" w:name="batteryGetHealth"/>
      <w:bookmarkEnd w:id="43"/>
    </w:p>
    <w:p w14:paraId="2CFFEAFB" w14:textId="77777777" w:rsidR="00027170" w:rsidRPr="00027170" w:rsidRDefault="00027170" w:rsidP="009144BE">
      <w:pPr>
        <w:pStyle w:val="berschrift7"/>
        <w:rPr>
          <w:sz w:val="27"/>
          <w:szCs w:val="27"/>
          <w:lang w:val="en-GB"/>
        </w:rPr>
      </w:pPr>
      <w:r w:rsidRPr="00027170">
        <w:rPr>
          <w:lang w:val="en-GB"/>
        </w:rPr>
        <w:t>batteryGetHealth</w:t>
      </w:r>
    </w:p>
    <w:p w14:paraId="70E65E1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batteryGetHealth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health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unknown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2</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good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3</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overheat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4</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dead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5</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over voltage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6</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unspecified failure</w:t>
      </w:r>
      <w:r w:rsidRPr="00027170">
        <w:rPr>
          <w:rStyle w:val="pun"/>
          <w:rFonts w:ascii="Lucida Console" w:hAnsi="Lucida Console"/>
          <w:color w:val="666600"/>
          <w:sz w:val="18"/>
          <w:szCs w:val="18"/>
          <w:lang w:val="en-GB"/>
        </w:rPr>
        <w:t>;</w:t>
      </w:r>
    </w:p>
    <w:p w14:paraId="50B5BB47" w14:textId="77777777" w:rsidR="00027170" w:rsidRDefault="00027170" w:rsidP="00027170">
      <w:pPr>
        <w:rPr>
          <w:lang w:val="en-GB"/>
        </w:rPr>
      </w:pPr>
      <w:bookmarkStart w:id="44" w:name="batteryGetLevel"/>
      <w:bookmarkEnd w:id="44"/>
    </w:p>
    <w:p w14:paraId="66DE81E9" w14:textId="77777777" w:rsidR="00027170" w:rsidRPr="00027170" w:rsidRDefault="00027170" w:rsidP="009144BE">
      <w:pPr>
        <w:pStyle w:val="berschrift7"/>
        <w:rPr>
          <w:sz w:val="27"/>
          <w:szCs w:val="27"/>
          <w:lang w:val="en-GB"/>
        </w:rPr>
      </w:pPr>
      <w:r w:rsidRPr="00027170">
        <w:rPr>
          <w:lang w:val="en-GB"/>
        </w:rPr>
        <w:t>batteryGetLevel</w:t>
      </w:r>
    </w:p>
    <w:p w14:paraId="012AAFC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batteryGetLevel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level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percentage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5DA6EB04" w14:textId="77777777" w:rsidR="00027170" w:rsidRDefault="00027170" w:rsidP="00027170">
      <w:pPr>
        <w:rPr>
          <w:lang w:val="en-GB"/>
        </w:rPr>
      </w:pPr>
      <w:bookmarkStart w:id="45" w:name="batteryGetPlugType"/>
      <w:bookmarkEnd w:id="45"/>
    </w:p>
    <w:p w14:paraId="6792E459" w14:textId="77777777" w:rsidR="00027170" w:rsidRPr="00027170" w:rsidRDefault="00027170" w:rsidP="009144BE">
      <w:pPr>
        <w:pStyle w:val="berschrift7"/>
        <w:rPr>
          <w:sz w:val="27"/>
          <w:szCs w:val="27"/>
          <w:lang w:val="en-GB"/>
        </w:rPr>
      </w:pPr>
      <w:r w:rsidRPr="00027170">
        <w:rPr>
          <w:lang w:val="en-GB"/>
        </w:rPr>
        <w:t>batteryGetPlugType</w:t>
      </w:r>
    </w:p>
    <w:p w14:paraId="094F253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batteryGetPlugType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plug type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unknown</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unplugged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power source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an AC charger</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2</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power source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a USB port</w:t>
      </w:r>
    </w:p>
    <w:p w14:paraId="3C5384A0" w14:textId="77777777" w:rsidR="00027170" w:rsidRDefault="00027170" w:rsidP="00027170">
      <w:pPr>
        <w:rPr>
          <w:lang w:val="en-GB"/>
        </w:rPr>
      </w:pPr>
      <w:bookmarkStart w:id="46" w:name="batteryGetStatus"/>
      <w:bookmarkEnd w:id="46"/>
    </w:p>
    <w:p w14:paraId="6B13B933" w14:textId="77777777" w:rsidR="00027170" w:rsidRPr="00027170" w:rsidRDefault="00027170" w:rsidP="009144BE">
      <w:pPr>
        <w:pStyle w:val="berschrift7"/>
        <w:rPr>
          <w:sz w:val="27"/>
          <w:szCs w:val="27"/>
          <w:lang w:val="en-GB"/>
        </w:rPr>
      </w:pPr>
      <w:r w:rsidRPr="00027170">
        <w:rPr>
          <w:lang w:val="en-GB"/>
        </w:rPr>
        <w:t>batteryGetStatus</w:t>
      </w:r>
    </w:p>
    <w:p w14:paraId="6EB4D9E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batteryGetStatus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status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unknown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2</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charging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3</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discharging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4</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charging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5</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full</w:t>
      </w:r>
      <w:r w:rsidRPr="00027170">
        <w:rPr>
          <w:rStyle w:val="pun"/>
          <w:rFonts w:ascii="Lucida Console" w:hAnsi="Lucida Console"/>
          <w:color w:val="666600"/>
          <w:sz w:val="18"/>
          <w:szCs w:val="18"/>
          <w:lang w:val="en-GB"/>
        </w:rPr>
        <w:t>;</w:t>
      </w:r>
    </w:p>
    <w:p w14:paraId="2B176C6C" w14:textId="77777777" w:rsidR="00027170" w:rsidRDefault="00027170" w:rsidP="00027170">
      <w:pPr>
        <w:rPr>
          <w:lang w:val="en-GB"/>
        </w:rPr>
      </w:pPr>
      <w:bookmarkStart w:id="47" w:name="batteryGetTechnology"/>
      <w:bookmarkEnd w:id="47"/>
    </w:p>
    <w:p w14:paraId="3CA7436D" w14:textId="77777777" w:rsidR="00027170" w:rsidRPr="00027170" w:rsidRDefault="00027170" w:rsidP="009144BE">
      <w:pPr>
        <w:pStyle w:val="berschrift7"/>
        <w:rPr>
          <w:sz w:val="27"/>
          <w:szCs w:val="27"/>
          <w:lang w:val="en-GB"/>
        </w:rPr>
      </w:pPr>
      <w:r w:rsidRPr="00027170">
        <w:rPr>
          <w:lang w:val="en-GB"/>
        </w:rPr>
        <w:t>batteryGetTechnology</w:t>
      </w:r>
    </w:p>
    <w:p w14:paraId="77D27E6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batteryGetTechnology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technology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6148B632" w14:textId="77777777" w:rsidR="00027170" w:rsidRDefault="00027170" w:rsidP="00027170">
      <w:pPr>
        <w:rPr>
          <w:lang w:val="en-GB"/>
        </w:rPr>
      </w:pPr>
      <w:bookmarkStart w:id="48" w:name="batteryGetTemperature"/>
      <w:bookmarkEnd w:id="48"/>
    </w:p>
    <w:p w14:paraId="3D828896" w14:textId="77777777" w:rsidR="00027170" w:rsidRPr="00027170" w:rsidRDefault="00027170" w:rsidP="009144BE">
      <w:pPr>
        <w:pStyle w:val="berschrift7"/>
        <w:rPr>
          <w:sz w:val="27"/>
          <w:szCs w:val="27"/>
          <w:lang w:val="en-GB"/>
        </w:rPr>
      </w:pPr>
      <w:r w:rsidRPr="00027170">
        <w:rPr>
          <w:lang w:val="en-GB"/>
        </w:rPr>
        <w:t>batteryGetTemperature</w:t>
      </w:r>
    </w:p>
    <w:p w14:paraId="53BEB5F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batteryGetTemperature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temperature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5657858B" w14:textId="77777777" w:rsidR="00027170" w:rsidRDefault="00027170" w:rsidP="00027170">
      <w:pPr>
        <w:rPr>
          <w:lang w:val="en-GB"/>
        </w:rPr>
      </w:pPr>
      <w:bookmarkStart w:id="49" w:name="batteryGetVoltage"/>
      <w:bookmarkEnd w:id="49"/>
    </w:p>
    <w:p w14:paraId="76AB03E7" w14:textId="77777777" w:rsidR="00027170" w:rsidRPr="00027170" w:rsidRDefault="00027170" w:rsidP="009144BE">
      <w:pPr>
        <w:pStyle w:val="berschrift7"/>
        <w:rPr>
          <w:sz w:val="27"/>
          <w:szCs w:val="27"/>
          <w:lang w:val="en-GB"/>
        </w:rPr>
      </w:pPr>
      <w:r w:rsidRPr="00027170">
        <w:rPr>
          <w:lang w:val="en-GB"/>
        </w:rPr>
        <w:t>batteryGetVoltage</w:t>
      </w:r>
    </w:p>
    <w:p w14:paraId="19C1B00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batteryGetVoltage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voltage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368AC0CE" w14:textId="77777777" w:rsidR="00027170" w:rsidRDefault="00027170" w:rsidP="00027170">
      <w:pPr>
        <w:rPr>
          <w:lang w:val="en-GB"/>
        </w:rPr>
      </w:pPr>
      <w:bookmarkStart w:id="50" w:name="batteryStartMonitoring"/>
      <w:bookmarkEnd w:id="50"/>
    </w:p>
    <w:p w14:paraId="04136486" w14:textId="77777777" w:rsidR="00027170" w:rsidRPr="00027170" w:rsidRDefault="00027170" w:rsidP="009144BE">
      <w:pPr>
        <w:pStyle w:val="berschrift7"/>
        <w:rPr>
          <w:sz w:val="27"/>
          <w:szCs w:val="27"/>
          <w:lang w:val="en-GB"/>
        </w:rPr>
      </w:pPr>
      <w:r w:rsidRPr="00027170">
        <w:rPr>
          <w:lang w:val="en-GB"/>
        </w:rPr>
        <w:t>batteryStartMonitoring</w:t>
      </w:r>
    </w:p>
    <w:p w14:paraId="7704194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batteryStartMonitoring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tracking battery 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"battery"</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p>
    <w:p w14:paraId="734BC11D" w14:textId="77777777" w:rsidR="00027170" w:rsidRDefault="00027170" w:rsidP="00027170">
      <w:pPr>
        <w:rPr>
          <w:lang w:val="en-GB"/>
        </w:rPr>
      </w:pPr>
      <w:bookmarkStart w:id="51" w:name="batteryStopMonitoring"/>
      <w:bookmarkEnd w:id="51"/>
    </w:p>
    <w:p w14:paraId="3C3C786F" w14:textId="77777777" w:rsidR="00027170" w:rsidRPr="00027170" w:rsidRDefault="00027170" w:rsidP="009144BE">
      <w:pPr>
        <w:pStyle w:val="berschrift7"/>
        <w:rPr>
          <w:sz w:val="27"/>
          <w:szCs w:val="27"/>
          <w:lang w:val="en-GB"/>
        </w:rPr>
      </w:pPr>
      <w:r w:rsidRPr="00027170">
        <w:rPr>
          <w:lang w:val="en-GB"/>
        </w:rPr>
        <w:t>batteryStopMonitoring</w:t>
      </w:r>
    </w:p>
    <w:p w14:paraId="76E520C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batteryStopMonitoring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tracking battery state</w:t>
      </w:r>
      <w:r w:rsidRPr="00027170">
        <w:rPr>
          <w:rStyle w:val="pun"/>
          <w:rFonts w:ascii="Lucida Console" w:hAnsi="Lucida Console"/>
          <w:color w:val="666600"/>
          <w:sz w:val="18"/>
          <w:szCs w:val="18"/>
          <w:lang w:val="en-GB"/>
        </w:rPr>
        <w:t>.</w:t>
      </w:r>
    </w:p>
    <w:p w14:paraId="4F264B34" w14:textId="77777777" w:rsidR="00027170" w:rsidRDefault="00027170" w:rsidP="00027170">
      <w:pPr>
        <w:rPr>
          <w:lang w:val="en-GB"/>
        </w:rPr>
      </w:pPr>
      <w:bookmarkStart w:id="52" w:name="bluetoothAccept"/>
      <w:bookmarkEnd w:id="52"/>
    </w:p>
    <w:p w14:paraId="0B1FE1A3" w14:textId="77777777" w:rsidR="00027170" w:rsidRPr="00027170" w:rsidRDefault="00027170" w:rsidP="009144BE">
      <w:pPr>
        <w:pStyle w:val="berschrift7"/>
        <w:rPr>
          <w:sz w:val="27"/>
          <w:szCs w:val="27"/>
          <w:lang w:val="en-GB"/>
        </w:rPr>
      </w:pPr>
      <w:r w:rsidRPr="00027170">
        <w:rPr>
          <w:lang w:val="en-GB"/>
        </w:rPr>
        <w:t>bluetoothAccept</w:t>
      </w:r>
    </w:p>
    <w:p w14:paraId="611FD23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bluetoothAccept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uuid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457807c0</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4897</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11df</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9879</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0800200c9a66</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timeout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How</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long</w:t>
      </w:r>
      <w:r w:rsidRPr="00027170">
        <w:rPr>
          <w:rStyle w:val="pln"/>
          <w:rFonts w:ascii="Lucida Console" w:hAnsi="Lucida Console"/>
          <w:color w:val="000000"/>
          <w:sz w:val="18"/>
          <w:szCs w:val="18"/>
          <w:lang w:val="en-GB"/>
        </w:rPr>
        <w:t xml:space="preserve"> to wait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new</w:t>
      </w:r>
      <w:r w:rsidRPr="00027170">
        <w:rPr>
          <w:rStyle w:val="pln"/>
          <w:rFonts w:ascii="Lucida Console" w:hAnsi="Lucida Console"/>
          <w:color w:val="000000"/>
          <w:sz w:val="18"/>
          <w:szCs w:val="18"/>
          <w:lang w:val="en-GB"/>
        </w:rPr>
        <w:t xml:space="preserve"> connection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wait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ever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Listens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accepts a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connection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Blocks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the connection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established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fails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1CD0D4C3" w14:textId="77777777" w:rsidR="00027170" w:rsidRDefault="00027170" w:rsidP="00027170">
      <w:pPr>
        <w:rPr>
          <w:lang w:val="en-GB"/>
        </w:rPr>
      </w:pPr>
      <w:bookmarkStart w:id="53" w:name="bluetoothActiveConnections"/>
      <w:bookmarkEnd w:id="53"/>
    </w:p>
    <w:p w14:paraId="127F0094" w14:textId="77777777" w:rsidR="00027170" w:rsidRPr="00027170" w:rsidRDefault="00027170" w:rsidP="009144BE">
      <w:pPr>
        <w:pStyle w:val="berschrift7"/>
        <w:rPr>
          <w:sz w:val="27"/>
          <w:szCs w:val="27"/>
          <w:lang w:val="en-GB"/>
        </w:rPr>
      </w:pPr>
      <w:r w:rsidRPr="00027170">
        <w:rPr>
          <w:lang w:val="en-GB"/>
        </w:rPr>
        <w:t>bluetoothActiveConnections</w:t>
      </w:r>
    </w:p>
    <w:p w14:paraId="2D45E90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bluetoothActiveConnections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active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connections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6E09CBBE" w14:textId="77777777" w:rsidR="00027170" w:rsidRDefault="00027170" w:rsidP="00027170">
      <w:pPr>
        <w:rPr>
          <w:lang w:val="en-GB"/>
        </w:rPr>
      </w:pPr>
      <w:bookmarkStart w:id="54" w:name="bluetoothConnect"/>
      <w:bookmarkEnd w:id="54"/>
    </w:p>
    <w:p w14:paraId="08DA3130" w14:textId="77777777" w:rsidR="00027170" w:rsidRPr="00027170" w:rsidRDefault="00027170" w:rsidP="009144BE">
      <w:pPr>
        <w:pStyle w:val="berschrift7"/>
        <w:rPr>
          <w:sz w:val="27"/>
          <w:szCs w:val="27"/>
          <w:lang w:val="en-GB"/>
        </w:rPr>
      </w:pPr>
      <w:r w:rsidRPr="00027170">
        <w:rPr>
          <w:lang w:val="en-GB"/>
        </w:rPr>
        <w:t>bluetoothConnect</w:t>
      </w:r>
    </w:p>
    <w:p w14:paraId="359DA6F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bluetoothConnect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uuid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457807c0</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4897</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11df</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9879</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0800200c9a66</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UUID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passed here must match the UUID used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the server device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address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user will be presented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a list of discovered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devices to choose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an address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provided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Connect</w:t>
      </w:r>
      <w:r w:rsidRPr="00027170">
        <w:rPr>
          <w:rStyle w:val="pln"/>
          <w:rFonts w:ascii="Lucida Console" w:hAnsi="Lucida Console"/>
          <w:color w:val="000000"/>
          <w:sz w:val="18"/>
          <w:szCs w:val="18"/>
          <w:lang w:val="en-GB"/>
        </w:rPr>
        <w:t xml:space="preserve"> to a device over </w:t>
      </w:r>
      <w:r w:rsidRPr="00027170">
        <w:rPr>
          <w:rStyle w:val="typ"/>
          <w:rFonts w:ascii="Lucida Console" w:hAnsi="Lucida Console"/>
          <w:color w:val="660066"/>
          <w:sz w:val="18"/>
          <w:szCs w:val="18"/>
          <w:lang w:val="en-GB"/>
        </w:rPr>
        <w:t>Bluetooth</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Blocks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the connection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established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fails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connection was established successfully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7C1B828F" w14:textId="77777777" w:rsidR="00027170" w:rsidRDefault="00027170" w:rsidP="00027170">
      <w:pPr>
        <w:rPr>
          <w:lang w:val="en-GB"/>
        </w:rPr>
      </w:pPr>
      <w:bookmarkStart w:id="55" w:name="bluetoothDiscoveryCancel"/>
      <w:bookmarkEnd w:id="55"/>
    </w:p>
    <w:p w14:paraId="466C9B90" w14:textId="77777777" w:rsidR="00027170" w:rsidRPr="00027170" w:rsidRDefault="00027170" w:rsidP="009144BE">
      <w:pPr>
        <w:pStyle w:val="berschrift7"/>
        <w:rPr>
          <w:sz w:val="27"/>
          <w:szCs w:val="27"/>
          <w:lang w:val="en-GB"/>
        </w:rPr>
      </w:pPr>
      <w:r w:rsidRPr="00027170">
        <w:rPr>
          <w:lang w:val="en-GB"/>
        </w:rPr>
        <w:t>bluetoothDiscoveryCancel</w:t>
      </w:r>
    </w:p>
    <w:p w14:paraId="4F98C7A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bluetoothDiscoveryCancel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Cancel</w:t>
      </w:r>
      <w:r w:rsidRPr="00027170">
        <w:rPr>
          <w:rStyle w:val="pln"/>
          <w:rFonts w:ascii="Lucida Console" w:hAnsi="Lucida Console"/>
          <w:color w:val="000000"/>
          <w:sz w:val="18"/>
          <w:szCs w:val="18"/>
          <w:lang w:val="en-GB"/>
        </w:rPr>
        <w:t xml:space="preserve"> the current device discovery process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on success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false</w:t>
      </w:r>
      <w:r w:rsidRPr="00027170">
        <w:rPr>
          <w:rStyle w:val="pln"/>
          <w:rFonts w:ascii="Lucida Console" w:hAnsi="Lucida Console"/>
          <w:color w:val="000000"/>
          <w:sz w:val="18"/>
          <w:szCs w:val="18"/>
          <w:lang w:val="en-GB"/>
        </w:rPr>
        <w:t xml:space="preserve"> on error</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332FC0BC" w14:textId="77777777" w:rsidR="00027170" w:rsidRDefault="00027170" w:rsidP="00027170">
      <w:pPr>
        <w:rPr>
          <w:vertAlign w:val="subscript"/>
          <w:lang w:val="en-GB"/>
        </w:rPr>
      </w:pPr>
      <w:bookmarkStart w:id="56" w:name="bluetoothDiscoveryStart"/>
      <w:bookmarkEnd w:id="56"/>
    </w:p>
    <w:p w14:paraId="4A01C430" w14:textId="77777777" w:rsidR="00027170" w:rsidRPr="00027170" w:rsidRDefault="00027170" w:rsidP="009144BE">
      <w:pPr>
        <w:pStyle w:val="berschrift7"/>
        <w:rPr>
          <w:sz w:val="27"/>
          <w:szCs w:val="27"/>
          <w:lang w:val="en-GB"/>
        </w:rPr>
      </w:pPr>
      <w:r w:rsidRPr="00027170">
        <w:rPr>
          <w:lang w:val="en-GB"/>
        </w:rPr>
        <w:t>bluetoothDiscoveryStart</w:t>
      </w:r>
    </w:p>
    <w:p w14:paraId="40D041C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bluetoothDiscoveryStart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w:t>
      </w:r>
      <w:r w:rsidRPr="00027170">
        <w:rPr>
          <w:rStyle w:val="pln"/>
          <w:rFonts w:ascii="Lucida Console" w:hAnsi="Lucida Console"/>
          <w:color w:val="000000"/>
          <w:sz w:val="18"/>
          <w:szCs w:val="18"/>
          <w:lang w:val="en-GB"/>
        </w:rPr>
        <w:t xml:space="preserve"> the remote device discovery process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on success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false</w:t>
      </w:r>
      <w:r w:rsidRPr="00027170">
        <w:rPr>
          <w:rStyle w:val="pln"/>
          <w:rFonts w:ascii="Lucida Console" w:hAnsi="Lucida Console"/>
          <w:color w:val="000000"/>
          <w:sz w:val="18"/>
          <w:szCs w:val="18"/>
          <w:lang w:val="en-GB"/>
        </w:rPr>
        <w:t xml:space="preserve"> on error</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10773433" w14:textId="77777777" w:rsidR="00027170" w:rsidRDefault="00027170" w:rsidP="00027170">
      <w:pPr>
        <w:rPr>
          <w:vertAlign w:val="subscript"/>
          <w:lang w:val="en-GB"/>
        </w:rPr>
      </w:pPr>
      <w:bookmarkStart w:id="57" w:name="bluetoothGetConnectedDeviceName"/>
      <w:bookmarkEnd w:id="57"/>
    </w:p>
    <w:p w14:paraId="481A4D03" w14:textId="77777777" w:rsidR="00027170" w:rsidRPr="00027170" w:rsidRDefault="00027170" w:rsidP="009144BE">
      <w:pPr>
        <w:pStyle w:val="berschrift7"/>
        <w:rPr>
          <w:sz w:val="27"/>
          <w:szCs w:val="27"/>
          <w:lang w:val="en-GB"/>
        </w:rPr>
      </w:pPr>
      <w:r w:rsidRPr="00027170">
        <w:rPr>
          <w:lang w:val="en-GB"/>
        </w:rPr>
        <w:t>bluetoothGetConnectedDeviceName</w:t>
      </w:r>
    </w:p>
    <w:p w14:paraId="340946A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bluetoothGetConnectedDeviceName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connID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name of the connected device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62E94BD6" w14:textId="77777777" w:rsidR="00027170" w:rsidRDefault="00027170" w:rsidP="00027170">
      <w:pPr>
        <w:rPr>
          <w:vertAlign w:val="subscript"/>
          <w:lang w:val="en-GB"/>
        </w:rPr>
      </w:pPr>
      <w:bookmarkStart w:id="58" w:name="bluetoothGetLocalAddress"/>
      <w:bookmarkEnd w:id="58"/>
    </w:p>
    <w:p w14:paraId="2B0F4DA6" w14:textId="77777777" w:rsidR="00027170" w:rsidRPr="00027170" w:rsidRDefault="00027170" w:rsidP="009144BE">
      <w:pPr>
        <w:pStyle w:val="berschrift7"/>
        <w:rPr>
          <w:sz w:val="27"/>
          <w:szCs w:val="27"/>
          <w:lang w:val="en-GB"/>
        </w:rPr>
      </w:pPr>
      <w:r w:rsidRPr="00027170">
        <w:rPr>
          <w:lang w:val="en-GB"/>
        </w:rPr>
        <w:t>bluetoothGetLocalAddress</w:t>
      </w:r>
    </w:p>
    <w:p w14:paraId="0522AB4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bluetoothGetLocalAddress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hardware address of the </w:t>
      </w:r>
      <w:r w:rsidRPr="00027170">
        <w:rPr>
          <w:rStyle w:val="kwd"/>
          <w:rFonts w:ascii="Lucida Console" w:eastAsiaTheme="majorEastAsia" w:hAnsi="Lucida Console"/>
          <w:color w:val="000088"/>
          <w:sz w:val="18"/>
          <w:szCs w:val="18"/>
          <w:lang w:val="en-GB"/>
        </w:rPr>
        <w:t>local</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adapter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1E1191B2" w14:textId="77777777" w:rsidR="00027170" w:rsidRDefault="00027170" w:rsidP="00027170">
      <w:pPr>
        <w:rPr>
          <w:lang w:val="en-GB"/>
        </w:rPr>
      </w:pPr>
      <w:bookmarkStart w:id="59" w:name="bluetoothGetLocalName"/>
      <w:bookmarkEnd w:id="59"/>
    </w:p>
    <w:p w14:paraId="230F1768" w14:textId="77777777" w:rsidR="00027170" w:rsidRPr="00027170" w:rsidRDefault="00027170" w:rsidP="009144BE">
      <w:pPr>
        <w:pStyle w:val="berschrift7"/>
        <w:rPr>
          <w:sz w:val="27"/>
          <w:szCs w:val="27"/>
          <w:lang w:val="en-GB"/>
        </w:rPr>
      </w:pPr>
      <w:r w:rsidRPr="00027170">
        <w:rPr>
          <w:lang w:val="en-GB"/>
        </w:rPr>
        <w:t>bluetoothGetLocalName</w:t>
      </w:r>
    </w:p>
    <w:p w14:paraId="1501BE0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bluetoothGetLocalName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Gets</w:t>
      </w:r>
      <w:r w:rsidRPr="00027170">
        <w:rPr>
          <w:rStyle w:val="pln"/>
          <w:rFonts w:ascii="Lucida Console" w:hAnsi="Lucida Console"/>
          <w:color w:val="000000"/>
          <w:sz w:val="18"/>
          <w:szCs w:val="18"/>
          <w:lang w:val="en-GB"/>
        </w:rPr>
        <w:t xml:space="preserve"> the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Visible</w:t>
      </w:r>
      <w:r w:rsidRPr="00027170">
        <w:rPr>
          <w:rStyle w:val="pln"/>
          <w:rFonts w:ascii="Lucida Console" w:hAnsi="Lucida Console"/>
          <w:color w:val="000000"/>
          <w:sz w:val="18"/>
          <w:szCs w:val="18"/>
          <w:lang w:val="en-GB"/>
        </w:rPr>
        <w:t xml:space="preserve"> device name</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7EE41D28" w14:textId="77777777" w:rsidR="00027170" w:rsidRDefault="00027170" w:rsidP="00027170">
      <w:pPr>
        <w:rPr>
          <w:lang w:val="en-GB"/>
        </w:rPr>
      </w:pPr>
      <w:bookmarkStart w:id="60" w:name="bluetoothGetRemoteDeviceName"/>
      <w:bookmarkEnd w:id="60"/>
    </w:p>
    <w:p w14:paraId="103F8916" w14:textId="77777777" w:rsidR="00027170" w:rsidRPr="00027170" w:rsidRDefault="00027170" w:rsidP="009144BE">
      <w:pPr>
        <w:pStyle w:val="berschrift7"/>
        <w:rPr>
          <w:sz w:val="27"/>
          <w:szCs w:val="27"/>
          <w:lang w:val="en-GB"/>
        </w:rPr>
      </w:pPr>
      <w:r w:rsidRPr="00027170">
        <w:rPr>
          <w:lang w:val="en-GB"/>
        </w:rPr>
        <w:t>bluetoothGetRemoteDeviceName</w:t>
      </w:r>
    </w:p>
    <w:p w14:paraId="707AC6B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bluetoothGetRemoteDeviceName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address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Address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For</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Target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Device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Queries</w:t>
      </w:r>
      <w:r w:rsidRPr="00027170">
        <w:rPr>
          <w:rStyle w:val="pln"/>
          <w:rFonts w:ascii="Lucida Console" w:hAnsi="Lucida Console"/>
          <w:color w:val="000000"/>
          <w:sz w:val="18"/>
          <w:szCs w:val="18"/>
          <w:lang w:val="en-GB"/>
        </w:rPr>
        <w:t xml:space="preserve"> a remote device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it</w:t>
      </w:r>
      <w:r w:rsidRPr="00027170">
        <w:rPr>
          <w:rStyle w:val="str"/>
          <w:rFonts w:ascii="Lucida Console" w:hAnsi="Lucida Console"/>
          <w:color w:val="008800"/>
          <w:sz w:val="18"/>
          <w:szCs w:val="18"/>
          <w:lang w:val="en-GB"/>
        </w:rPr>
        <w:t>'s name or null if it can'</w:t>
      </w:r>
      <w:r w:rsidRPr="00027170">
        <w:rPr>
          <w:rStyle w:val="pln"/>
          <w:rFonts w:ascii="Lucida Console" w:hAnsi="Lucida Console"/>
          <w:color w:val="000000"/>
          <w:sz w:val="18"/>
          <w:szCs w:val="18"/>
          <w:lang w:val="en-GB"/>
        </w:rPr>
        <w:t>t be resolved</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31263D63" w14:textId="77777777" w:rsidR="00027170" w:rsidRDefault="00027170" w:rsidP="00027170">
      <w:pPr>
        <w:rPr>
          <w:lang w:val="en-GB"/>
        </w:rPr>
      </w:pPr>
      <w:bookmarkStart w:id="61" w:name="bluetoothGetScanMode"/>
      <w:bookmarkEnd w:id="61"/>
    </w:p>
    <w:p w14:paraId="230DCFD1" w14:textId="77777777" w:rsidR="00027170" w:rsidRPr="00027170" w:rsidRDefault="00027170" w:rsidP="009144BE">
      <w:pPr>
        <w:pStyle w:val="berschrift7"/>
        <w:rPr>
          <w:sz w:val="27"/>
          <w:szCs w:val="27"/>
          <w:lang w:val="en-GB"/>
        </w:rPr>
      </w:pPr>
      <w:r w:rsidRPr="00027170">
        <w:rPr>
          <w:lang w:val="en-GB"/>
        </w:rPr>
        <w:t>bluetoothGetScanMode</w:t>
      </w:r>
    </w:p>
    <w:p w14:paraId="63EA380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bluetoothGetScanMode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Gets</w:t>
      </w:r>
      <w:r w:rsidRPr="00027170">
        <w:rPr>
          <w:rStyle w:val="pln"/>
          <w:rFonts w:ascii="Lucida Console" w:hAnsi="Lucida Console"/>
          <w:color w:val="000000"/>
          <w:sz w:val="18"/>
          <w:szCs w:val="18"/>
          <w:lang w:val="en-GB"/>
        </w:rPr>
        <w:t xml:space="preserve"> the scan mode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local</w:t>
      </w:r>
      <w:r w:rsidRPr="00027170">
        <w:rPr>
          <w:rStyle w:val="pln"/>
          <w:rFonts w:ascii="Lucida Console" w:hAnsi="Lucida Console"/>
          <w:color w:val="000000"/>
          <w:sz w:val="18"/>
          <w:szCs w:val="18"/>
          <w:lang w:val="en-GB"/>
        </w:rPr>
        <w:t xml:space="preserve"> dongle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values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disabled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non discoverable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non connectable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connectable non discoverable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3</w:t>
      </w:r>
      <w:r w:rsidRPr="00027170">
        <w:rPr>
          <w:rStyle w:val="pln"/>
          <w:rFonts w:ascii="Lucida Console" w:hAnsi="Lucida Console"/>
          <w:color w:val="000000"/>
          <w:sz w:val="18"/>
          <w:szCs w:val="18"/>
          <w:lang w:val="en-GB"/>
        </w:rPr>
        <w:t xml:space="preserve"> connectable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discoverable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2B7439BD" w14:textId="77777777" w:rsidR="00027170" w:rsidRDefault="00027170" w:rsidP="009144BE">
      <w:pPr>
        <w:pStyle w:val="berschrift7"/>
        <w:rPr>
          <w:lang w:val="en-GB"/>
        </w:rPr>
      </w:pPr>
      <w:bookmarkStart w:id="62" w:name="bluetoothIsDiscovering"/>
      <w:bookmarkEnd w:id="62"/>
    </w:p>
    <w:p w14:paraId="24D7CF4B" w14:textId="77777777" w:rsidR="00027170" w:rsidRPr="00027170" w:rsidRDefault="00027170" w:rsidP="009144BE">
      <w:pPr>
        <w:pStyle w:val="berschrift7"/>
        <w:rPr>
          <w:sz w:val="27"/>
          <w:szCs w:val="27"/>
          <w:lang w:val="en-GB"/>
        </w:rPr>
      </w:pPr>
      <w:r w:rsidRPr="00027170">
        <w:rPr>
          <w:lang w:val="en-GB"/>
        </w:rPr>
        <w:t>bluetoothIsDiscovering</w:t>
      </w:r>
    </w:p>
    <w:p w14:paraId="06383C9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bluetoothIsDiscovering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local</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adapter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currently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device discovery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process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367996F2" w14:textId="77777777" w:rsidR="00027170" w:rsidRDefault="00027170" w:rsidP="00027170">
      <w:pPr>
        <w:rPr>
          <w:lang w:val="en-GB"/>
        </w:rPr>
      </w:pPr>
      <w:bookmarkStart w:id="63" w:name="bluetoothMakeDiscoverable"/>
      <w:bookmarkEnd w:id="63"/>
    </w:p>
    <w:p w14:paraId="71A081D3" w14:textId="77777777" w:rsidR="00027170" w:rsidRPr="00027170" w:rsidRDefault="00027170" w:rsidP="009144BE">
      <w:pPr>
        <w:pStyle w:val="berschrift7"/>
        <w:rPr>
          <w:sz w:val="27"/>
          <w:szCs w:val="27"/>
          <w:lang w:val="en-GB"/>
        </w:rPr>
      </w:pPr>
      <w:r w:rsidRPr="00027170">
        <w:rPr>
          <w:lang w:val="en-GB"/>
        </w:rPr>
        <w:t>bluetoothMakeDiscoverable</w:t>
      </w:r>
    </w:p>
    <w:p w14:paraId="35A1798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bluetoothMakeDiscoverable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duration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300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period of time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seconds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during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which the device should be discoverable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Requests</w:t>
      </w:r>
      <w:r w:rsidRPr="00027170">
        <w:rPr>
          <w:rStyle w:val="pln"/>
          <w:rFonts w:ascii="Lucida Console" w:hAnsi="Lucida Console"/>
          <w:color w:val="000000"/>
          <w:sz w:val="18"/>
          <w:szCs w:val="18"/>
          <w:lang w:val="en-GB"/>
        </w:rPr>
        <w:t xml:space="preserve"> that the device be discoverable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connections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0EC0363E" w14:textId="77777777" w:rsidR="00027170" w:rsidRDefault="00027170" w:rsidP="00027170">
      <w:pPr>
        <w:rPr>
          <w:lang w:val="en-GB"/>
        </w:rPr>
      </w:pPr>
      <w:bookmarkStart w:id="64" w:name="bluetoothRead"/>
      <w:bookmarkEnd w:id="64"/>
    </w:p>
    <w:p w14:paraId="7EEDA835" w14:textId="77777777" w:rsidR="00027170" w:rsidRPr="00027170" w:rsidRDefault="00027170" w:rsidP="009144BE">
      <w:pPr>
        <w:pStyle w:val="berschrift7"/>
        <w:rPr>
          <w:sz w:val="27"/>
          <w:szCs w:val="27"/>
          <w:lang w:val="en-GB"/>
        </w:rPr>
      </w:pPr>
      <w:r w:rsidRPr="00027170">
        <w:rPr>
          <w:lang w:val="en-GB"/>
        </w:rPr>
        <w:t>bluetoothRead</w:t>
      </w:r>
    </w:p>
    <w:p w14:paraId="7E5B089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bluetoothRead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bufferSize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4096</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connID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Read</w:t>
      </w:r>
      <w:r w:rsidRPr="00027170">
        <w:rPr>
          <w:rStyle w:val="pln"/>
          <w:rFonts w:ascii="Lucida Console" w:hAnsi="Lucida Console"/>
          <w:color w:val="000000"/>
          <w:sz w:val="18"/>
          <w:szCs w:val="18"/>
          <w:lang w:val="en-GB"/>
        </w:rPr>
        <w:t xml:space="preserve"> up to bufferSize ASCII characters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05657521" w14:textId="77777777" w:rsidR="00027170" w:rsidRDefault="00027170" w:rsidP="00027170">
      <w:pPr>
        <w:rPr>
          <w:lang w:val="en-GB"/>
        </w:rPr>
      </w:pPr>
      <w:bookmarkStart w:id="65" w:name="bluetoothReadBinary"/>
      <w:bookmarkEnd w:id="65"/>
    </w:p>
    <w:p w14:paraId="204B3899" w14:textId="77777777" w:rsidR="00027170" w:rsidRPr="00027170" w:rsidRDefault="00027170" w:rsidP="009144BE">
      <w:pPr>
        <w:pStyle w:val="berschrift7"/>
        <w:rPr>
          <w:sz w:val="27"/>
          <w:szCs w:val="27"/>
          <w:lang w:val="en-GB"/>
        </w:rPr>
      </w:pPr>
      <w:r w:rsidRPr="00027170">
        <w:rPr>
          <w:lang w:val="en-GB"/>
        </w:rPr>
        <w:t>bluetoothReadBinary</w:t>
      </w:r>
    </w:p>
    <w:p w14:paraId="00C7159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bluetoothReadBinary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bufferSize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4096</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connID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Read</w:t>
      </w:r>
      <w:r w:rsidRPr="00027170">
        <w:rPr>
          <w:rStyle w:val="pln"/>
          <w:rFonts w:ascii="Lucida Console" w:hAnsi="Lucida Console"/>
          <w:color w:val="000000"/>
          <w:sz w:val="18"/>
          <w:szCs w:val="18"/>
          <w:lang w:val="en-GB"/>
        </w:rPr>
        <w:t xml:space="preserve"> up to bufferSize bytes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return</w:t>
      </w:r>
      <w:r w:rsidRPr="00027170">
        <w:rPr>
          <w:rStyle w:val="pln"/>
          <w:rFonts w:ascii="Lucida Console" w:hAnsi="Lucida Console"/>
          <w:color w:val="000000"/>
          <w:sz w:val="18"/>
          <w:szCs w:val="18"/>
          <w:lang w:val="en-GB"/>
        </w:rPr>
        <w:t xml:space="preserve"> a chunked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base64 encoded </w:t>
      </w:r>
      <w:r w:rsidRPr="00027170">
        <w:rPr>
          <w:rStyle w:val="kwd"/>
          <w:rFonts w:ascii="Lucida Console" w:eastAsiaTheme="majorEastAsia" w:hAnsi="Lucida Console"/>
          <w:color w:val="000088"/>
          <w:sz w:val="18"/>
          <w:szCs w:val="18"/>
          <w:lang w:val="en-GB"/>
        </w:rPr>
        <w:t>string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7094B4D8" w14:textId="77777777" w:rsidR="00027170" w:rsidRDefault="00027170" w:rsidP="00027170">
      <w:pPr>
        <w:rPr>
          <w:lang w:val="en-GB"/>
        </w:rPr>
      </w:pPr>
      <w:bookmarkStart w:id="66" w:name="bluetoothReadLine"/>
      <w:bookmarkEnd w:id="66"/>
    </w:p>
    <w:p w14:paraId="13EAC4FF" w14:textId="77777777" w:rsidR="00027170" w:rsidRPr="00027170" w:rsidRDefault="00027170" w:rsidP="009144BE">
      <w:pPr>
        <w:pStyle w:val="berschrift7"/>
        <w:rPr>
          <w:sz w:val="27"/>
          <w:szCs w:val="27"/>
          <w:lang w:val="en-GB"/>
        </w:rPr>
      </w:pPr>
      <w:r w:rsidRPr="00027170">
        <w:rPr>
          <w:lang w:val="en-GB"/>
        </w:rPr>
        <w:t>bluetoothReadLine</w:t>
      </w:r>
    </w:p>
    <w:p w14:paraId="309439B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bluetoothReadLine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connID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Read</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next</w:t>
      </w:r>
      <w:r w:rsidRPr="00027170">
        <w:rPr>
          <w:rStyle w:val="pln"/>
          <w:rFonts w:ascii="Lucida Console" w:hAnsi="Lucida Console"/>
          <w:color w:val="000000"/>
          <w:sz w:val="18"/>
          <w:szCs w:val="18"/>
          <w:lang w:val="en-GB"/>
        </w:rPr>
        <w:t xml:space="preserve"> line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4175E09E" w14:textId="77777777" w:rsidR="00027170" w:rsidRDefault="00027170" w:rsidP="00027170">
      <w:pPr>
        <w:rPr>
          <w:lang w:val="en-GB"/>
        </w:rPr>
      </w:pPr>
      <w:bookmarkStart w:id="67" w:name="bluetoothReadReady"/>
      <w:bookmarkEnd w:id="67"/>
    </w:p>
    <w:p w14:paraId="6236D268" w14:textId="77777777" w:rsidR="00027170" w:rsidRPr="00027170" w:rsidRDefault="00027170" w:rsidP="009144BE">
      <w:pPr>
        <w:pStyle w:val="berschrift7"/>
        <w:rPr>
          <w:sz w:val="27"/>
          <w:szCs w:val="27"/>
          <w:lang w:val="en-GB"/>
        </w:rPr>
      </w:pPr>
      <w:r w:rsidRPr="00027170">
        <w:rPr>
          <w:lang w:val="en-GB"/>
        </w:rPr>
        <w:t>bluetoothReadReady</w:t>
      </w:r>
    </w:p>
    <w:p w14:paraId="6C32C4C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bluetoothReadReady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connID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next</w:t>
      </w:r>
      <w:r w:rsidRPr="00027170">
        <w:rPr>
          <w:rStyle w:val="pln"/>
          <w:rFonts w:ascii="Lucida Console" w:hAnsi="Lucida Console"/>
          <w:color w:val="000000"/>
          <w:sz w:val="18"/>
          <w:szCs w:val="18"/>
          <w:lang w:val="en-GB"/>
        </w:rPr>
        <w:t xml:space="preserve"> read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guaranteed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to block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72B42729" w14:textId="77777777" w:rsidR="00027170" w:rsidRDefault="00027170" w:rsidP="00027170">
      <w:pPr>
        <w:rPr>
          <w:lang w:val="en-GB"/>
        </w:rPr>
      </w:pPr>
      <w:bookmarkStart w:id="68" w:name="bluetoothSetLocalName"/>
      <w:bookmarkEnd w:id="68"/>
    </w:p>
    <w:p w14:paraId="044F4F80" w14:textId="77777777" w:rsidR="00027170" w:rsidRPr="00027170" w:rsidRDefault="00027170" w:rsidP="009144BE">
      <w:pPr>
        <w:pStyle w:val="berschrift7"/>
        <w:rPr>
          <w:sz w:val="27"/>
          <w:szCs w:val="27"/>
          <w:lang w:val="en-GB"/>
        </w:rPr>
      </w:pPr>
      <w:r w:rsidRPr="00027170">
        <w:rPr>
          <w:lang w:val="en-GB"/>
        </w:rPr>
        <w:t>bluetoothSetLocalName</w:t>
      </w:r>
    </w:p>
    <w:p w14:paraId="71A9A1D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bluetoothSetLocalName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New</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local</w:t>
      </w:r>
      <w:r w:rsidRPr="00027170">
        <w:rPr>
          <w:rStyle w:val="pln"/>
          <w:rFonts w:ascii="Lucida Console" w:hAnsi="Lucida Console"/>
          <w:color w:val="000000"/>
          <w:sz w:val="18"/>
          <w:szCs w:val="18"/>
          <w:lang w:val="en-GB"/>
        </w:rPr>
        <w:t xml:space="preserve"> 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Visible</w:t>
      </w:r>
      <w:r w:rsidRPr="00027170">
        <w:rPr>
          <w:rStyle w:val="pln"/>
          <w:rFonts w:ascii="Lucida Console" w:hAnsi="Lucida Console"/>
          <w:color w:val="000000"/>
          <w:sz w:val="18"/>
          <w:szCs w:val="18"/>
          <w:lang w:val="en-GB"/>
        </w:rPr>
        <w:t xml:space="preserve"> device 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returns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on success</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13B37640" w14:textId="77777777" w:rsidR="00027170" w:rsidRDefault="00027170" w:rsidP="00027170">
      <w:pPr>
        <w:rPr>
          <w:lang w:val="en-GB"/>
        </w:rPr>
      </w:pPr>
      <w:bookmarkStart w:id="69" w:name="bluetoothStop"/>
      <w:bookmarkEnd w:id="69"/>
    </w:p>
    <w:p w14:paraId="66CC3C81" w14:textId="77777777" w:rsidR="00027170" w:rsidRPr="00027170" w:rsidRDefault="00027170" w:rsidP="009144BE">
      <w:pPr>
        <w:pStyle w:val="berschrift7"/>
        <w:rPr>
          <w:sz w:val="27"/>
          <w:szCs w:val="27"/>
          <w:lang w:val="en-GB"/>
        </w:rPr>
      </w:pPr>
      <w:r w:rsidRPr="00027170">
        <w:rPr>
          <w:lang w:val="en-GB"/>
        </w:rPr>
        <w:t>bluetoothStop</w:t>
      </w:r>
    </w:p>
    <w:p w14:paraId="443A171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bluetoothStop</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connID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connection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03950C0D" w14:textId="77777777" w:rsidR="00027170" w:rsidRDefault="00027170" w:rsidP="00027170">
      <w:pPr>
        <w:rPr>
          <w:lang w:val="en-GB"/>
        </w:rPr>
      </w:pPr>
      <w:bookmarkStart w:id="70" w:name="bluetoothWrite"/>
      <w:bookmarkEnd w:id="70"/>
    </w:p>
    <w:p w14:paraId="07FC0CC4" w14:textId="77777777" w:rsidR="00027170" w:rsidRPr="00027170" w:rsidRDefault="00027170" w:rsidP="009144BE">
      <w:pPr>
        <w:pStyle w:val="berschrift7"/>
        <w:rPr>
          <w:sz w:val="27"/>
          <w:szCs w:val="27"/>
          <w:lang w:val="en-GB"/>
        </w:rPr>
      </w:pPr>
      <w:r w:rsidRPr="00027170">
        <w:rPr>
          <w:lang w:val="en-GB"/>
        </w:rPr>
        <w:t>bluetoothWrite</w:t>
      </w:r>
    </w:p>
    <w:p w14:paraId="6B827DF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bluetoothWrite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ascii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connID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Sends</w:t>
      </w:r>
      <w:r w:rsidRPr="00027170">
        <w:rPr>
          <w:rStyle w:val="pln"/>
          <w:rFonts w:ascii="Lucida Console" w:hAnsi="Lucida Console"/>
          <w:color w:val="000000"/>
          <w:sz w:val="18"/>
          <w:szCs w:val="18"/>
          <w:lang w:val="en-GB"/>
        </w:rPr>
        <w:t xml:space="preserve"> ASCII characters over the currently open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connection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08274081" w14:textId="77777777" w:rsidR="00027170" w:rsidRDefault="00027170" w:rsidP="00027170">
      <w:pPr>
        <w:rPr>
          <w:lang w:val="en-GB"/>
        </w:rPr>
      </w:pPr>
      <w:bookmarkStart w:id="71" w:name="bluetoothWriteBinary"/>
      <w:bookmarkEnd w:id="71"/>
    </w:p>
    <w:p w14:paraId="64E24B56" w14:textId="77777777" w:rsidR="00027170" w:rsidRPr="00027170" w:rsidRDefault="00027170" w:rsidP="009144BE">
      <w:pPr>
        <w:pStyle w:val="berschrift7"/>
        <w:rPr>
          <w:sz w:val="27"/>
          <w:szCs w:val="27"/>
          <w:lang w:val="en-GB"/>
        </w:rPr>
      </w:pPr>
      <w:r w:rsidRPr="00027170">
        <w:rPr>
          <w:lang w:val="en-GB"/>
        </w:rPr>
        <w:t>bluetoothWriteBinary</w:t>
      </w:r>
    </w:p>
    <w:p w14:paraId="5870FE1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bluetoothWriteBinary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base64</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base64 encoded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of the bytes to be sent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connID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Send</w:t>
      </w:r>
      <w:r w:rsidRPr="00027170">
        <w:rPr>
          <w:rStyle w:val="pln"/>
          <w:rFonts w:ascii="Lucida Console" w:hAnsi="Lucida Console"/>
          <w:color w:val="000000"/>
          <w:sz w:val="18"/>
          <w:szCs w:val="18"/>
          <w:lang w:val="en-GB"/>
        </w:rPr>
        <w:t xml:space="preserve"> bytes over the currently open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connection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01D11FD0" w14:textId="77777777" w:rsidR="00027170" w:rsidRDefault="00027170" w:rsidP="00027170">
      <w:pPr>
        <w:rPr>
          <w:lang w:val="en-GB"/>
        </w:rPr>
      </w:pPr>
      <w:bookmarkStart w:id="72" w:name="cameraCapturePicture"/>
      <w:bookmarkEnd w:id="72"/>
    </w:p>
    <w:p w14:paraId="4EBE2569" w14:textId="77777777" w:rsidR="00027170" w:rsidRPr="00027170" w:rsidRDefault="00027170" w:rsidP="009144BE">
      <w:pPr>
        <w:pStyle w:val="berschrift7"/>
        <w:rPr>
          <w:sz w:val="27"/>
          <w:szCs w:val="27"/>
          <w:lang w:val="en-GB"/>
        </w:rPr>
      </w:pPr>
      <w:r w:rsidRPr="00027170">
        <w:rPr>
          <w:lang w:val="en-GB"/>
        </w:rPr>
        <w:t>cameraCapturePicture</w:t>
      </w:r>
    </w:p>
    <w:p w14:paraId="6FAE057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cameraCapturePicture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targetPath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useAutoFocus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Take</w:t>
      </w:r>
      <w:r w:rsidRPr="00027170">
        <w:rPr>
          <w:rStyle w:val="pln"/>
          <w:rFonts w:ascii="Lucida Console" w:hAnsi="Lucida Console"/>
          <w:color w:val="000000"/>
          <w:sz w:val="18"/>
          <w:szCs w:val="18"/>
          <w:lang w:val="en-GB"/>
        </w:rPr>
        <w:t xml:space="preserve"> a picture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save it to the specified path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map of </w:t>
      </w:r>
      <w:r w:rsidRPr="00027170">
        <w:rPr>
          <w:rStyle w:val="typ"/>
          <w:rFonts w:ascii="Lucida Console" w:hAnsi="Lucida Console"/>
          <w:color w:val="660066"/>
          <w:sz w:val="18"/>
          <w:szCs w:val="18"/>
          <w:lang w:val="en-GB"/>
        </w:rPr>
        <w:t>Booleans</w:t>
      </w:r>
      <w:r w:rsidRPr="00027170">
        <w:rPr>
          <w:rStyle w:val="pln"/>
          <w:rFonts w:ascii="Lucida Console" w:hAnsi="Lucida Console"/>
          <w:color w:val="000000"/>
          <w:sz w:val="18"/>
          <w:szCs w:val="18"/>
          <w:lang w:val="en-GB"/>
        </w:rPr>
        <w:t xml:space="preserve"> autoFocus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takePicture </w:t>
      </w:r>
      <w:r w:rsidRPr="00027170">
        <w:rPr>
          <w:rStyle w:val="kwd"/>
          <w:rFonts w:ascii="Lucida Console" w:eastAsiaTheme="majorEastAsia" w:hAnsi="Lucida Console"/>
          <w:color w:val="000088"/>
          <w:sz w:val="18"/>
          <w:szCs w:val="18"/>
          <w:lang w:val="en-GB"/>
        </w:rPr>
        <w:t>where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indicates success</w:t>
      </w:r>
      <w:r w:rsidRPr="00027170">
        <w:rPr>
          <w:rStyle w:val="pun"/>
          <w:rFonts w:ascii="Lucida Console" w:hAnsi="Lucida Console"/>
          <w:color w:val="666600"/>
          <w:sz w:val="18"/>
          <w:szCs w:val="18"/>
          <w:lang w:val="en-GB"/>
        </w:rPr>
        <w:t>.</w:t>
      </w:r>
    </w:p>
    <w:p w14:paraId="02155CD0" w14:textId="77777777" w:rsidR="00027170" w:rsidRDefault="00027170" w:rsidP="00027170">
      <w:pPr>
        <w:rPr>
          <w:lang w:val="en-GB"/>
        </w:rPr>
      </w:pPr>
      <w:bookmarkStart w:id="73" w:name="cameraInteractiveCapturePicture"/>
      <w:bookmarkEnd w:id="73"/>
    </w:p>
    <w:p w14:paraId="0896474C" w14:textId="77777777" w:rsidR="00027170" w:rsidRPr="00027170" w:rsidRDefault="00027170" w:rsidP="009144BE">
      <w:pPr>
        <w:pStyle w:val="berschrift7"/>
        <w:rPr>
          <w:sz w:val="27"/>
          <w:szCs w:val="27"/>
          <w:lang w:val="en-GB"/>
        </w:rPr>
      </w:pPr>
      <w:r w:rsidRPr="00027170">
        <w:rPr>
          <w:lang w:val="en-GB"/>
        </w:rPr>
        <w:t>cameraInteractiveCapturePicture</w:t>
      </w:r>
    </w:p>
    <w:p w14:paraId="0839D6C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cameraInteractiveCapturePicture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targetPath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the image capture application to take a picture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saves it to the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specified path</w:t>
      </w:r>
      <w:r w:rsidRPr="00027170">
        <w:rPr>
          <w:rStyle w:val="pun"/>
          <w:rFonts w:ascii="Lucida Console" w:hAnsi="Lucida Console"/>
          <w:color w:val="666600"/>
          <w:sz w:val="18"/>
          <w:szCs w:val="18"/>
          <w:lang w:val="en-GB"/>
        </w:rPr>
        <w:t>.</w:t>
      </w:r>
    </w:p>
    <w:p w14:paraId="2DF14230" w14:textId="77777777" w:rsidR="00027170" w:rsidRDefault="00027170" w:rsidP="00027170">
      <w:pPr>
        <w:rPr>
          <w:lang w:val="en-GB"/>
        </w:rPr>
      </w:pPr>
      <w:bookmarkStart w:id="74" w:name="cameraStartPreview"/>
      <w:bookmarkEnd w:id="74"/>
    </w:p>
    <w:p w14:paraId="1B84F4F9" w14:textId="77777777" w:rsidR="00027170" w:rsidRPr="00027170" w:rsidRDefault="00027170" w:rsidP="009144BE">
      <w:pPr>
        <w:pStyle w:val="berschrift7"/>
        <w:rPr>
          <w:sz w:val="27"/>
          <w:szCs w:val="27"/>
          <w:lang w:val="en-GB"/>
        </w:rPr>
      </w:pPr>
      <w:r w:rsidRPr="00027170">
        <w:rPr>
          <w:lang w:val="en-GB"/>
        </w:rPr>
        <w:t>cameraStartPreview</w:t>
      </w:r>
    </w:p>
    <w:p w14:paraId="56B6B69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cameraStartPreview</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resolutionLevel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increasing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number provides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higher resolution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jpegQuality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number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filepath</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Path</w:t>
      </w:r>
      <w:r w:rsidRPr="00027170">
        <w:rPr>
          <w:rStyle w:val="pln"/>
          <w:rFonts w:ascii="Lucida Console" w:hAnsi="Lucida Console"/>
          <w:color w:val="000000"/>
          <w:sz w:val="18"/>
          <w:szCs w:val="18"/>
          <w:lang w:val="en-GB"/>
        </w:rPr>
        <w:t xml:space="preserve"> to store jpeg files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Preview</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Throws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'preview'</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successful</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8.</w:t>
      </w:r>
    </w:p>
    <w:p w14:paraId="3A88B426" w14:textId="77777777" w:rsidR="00027170" w:rsidRDefault="00027170" w:rsidP="00027170">
      <w:pPr>
        <w:rPr>
          <w:lang w:val="en-GB"/>
        </w:rPr>
      </w:pPr>
      <w:bookmarkStart w:id="75" w:name="cameraStopPreview"/>
      <w:bookmarkEnd w:id="75"/>
    </w:p>
    <w:p w14:paraId="2973ED19" w14:textId="77777777" w:rsidR="00027170" w:rsidRPr="00027170" w:rsidRDefault="00027170" w:rsidP="009144BE">
      <w:pPr>
        <w:pStyle w:val="berschrift7"/>
        <w:rPr>
          <w:sz w:val="27"/>
          <w:szCs w:val="27"/>
          <w:lang w:val="en-GB"/>
        </w:rPr>
      </w:pPr>
      <w:r w:rsidRPr="00027170">
        <w:rPr>
          <w:lang w:val="en-GB"/>
        </w:rPr>
        <w:t>cameraStopPreview</w:t>
      </w:r>
    </w:p>
    <w:p w14:paraId="5F5BA30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cameraStopPreview</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w:t>
      </w:r>
      <w:r w:rsidRPr="00027170">
        <w:rPr>
          <w:rStyle w:val="pln"/>
          <w:rFonts w:ascii="Lucida Console" w:hAnsi="Lucida Console"/>
          <w:color w:val="000000"/>
          <w:sz w:val="18"/>
          <w:szCs w:val="18"/>
          <w:lang w:val="en-GB"/>
        </w:rPr>
        <w:t xml:space="preserve"> the preview mode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8.</w:t>
      </w:r>
    </w:p>
    <w:p w14:paraId="59897624" w14:textId="77777777" w:rsidR="00027170" w:rsidRDefault="00027170" w:rsidP="00027170">
      <w:pPr>
        <w:rPr>
          <w:lang w:val="en-GB"/>
        </w:rPr>
      </w:pPr>
      <w:bookmarkStart w:id="76" w:name="checkAirplaneMode"/>
      <w:bookmarkEnd w:id="76"/>
    </w:p>
    <w:p w14:paraId="09862AEF" w14:textId="77777777" w:rsidR="00027170" w:rsidRPr="00027170" w:rsidRDefault="00027170" w:rsidP="009144BE">
      <w:pPr>
        <w:pStyle w:val="berschrift7"/>
        <w:rPr>
          <w:sz w:val="27"/>
          <w:szCs w:val="27"/>
          <w:lang w:val="en-GB"/>
        </w:rPr>
      </w:pPr>
      <w:r w:rsidRPr="00027170">
        <w:rPr>
          <w:lang w:val="en-GB"/>
        </w:rPr>
        <w:t>checkAirplaneMode</w:t>
      </w:r>
    </w:p>
    <w:p w14:paraId="7B29BCD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checkAirplaneMode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the airplane mode setting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airplane mode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0B3F19F1" w14:textId="77777777" w:rsidR="00027170" w:rsidRDefault="00027170" w:rsidP="00027170">
      <w:pPr>
        <w:rPr>
          <w:lang w:val="en-GB"/>
        </w:rPr>
      </w:pPr>
      <w:bookmarkStart w:id="77" w:name="checkBluetoothState"/>
      <w:bookmarkEnd w:id="77"/>
    </w:p>
    <w:p w14:paraId="0ED2FA1C" w14:textId="77777777" w:rsidR="00027170" w:rsidRPr="00027170" w:rsidRDefault="00027170" w:rsidP="009144BE">
      <w:pPr>
        <w:pStyle w:val="berschrift7"/>
        <w:rPr>
          <w:sz w:val="27"/>
          <w:szCs w:val="27"/>
          <w:lang w:val="en-GB"/>
        </w:rPr>
      </w:pPr>
      <w:r w:rsidRPr="00027170">
        <w:rPr>
          <w:lang w:val="en-GB"/>
        </w:rPr>
        <w:t>checkBluetoothState</w:t>
      </w:r>
    </w:p>
    <w:p w14:paraId="4ED1C98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checkBluetoothState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612E2E11" w14:textId="77777777" w:rsidR="00027170" w:rsidRDefault="00027170" w:rsidP="00027170">
      <w:pPr>
        <w:rPr>
          <w:lang w:val="en-GB"/>
        </w:rPr>
      </w:pPr>
      <w:bookmarkStart w:id="78" w:name="checkNetworkRoaming"/>
      <w:bookmarkEnd w:id="78"/>
    </w:p>
    <w:p w14:paraId="43AA2814" w14:textId="77777777" w:rsidR="00027170" w:rsidRPr="00027170" w:rsidRDefault="00027170" w:rsidP="009144BE">
      <w:pPr>
        <w:pStyle w:val="berschrift7"/>
        <w:rPr>
          <w:sz w:val="27"/>
          <w:szCs w:val="27"/>
          <w:lang w:val="en-GB"/>
        </w:rPr>
      </w:pPr>
      <w:r w:rsidRPr="00027170">
        <w:rPr>
          <w:lang w:val="en-GB"/>
        </w:rPr>
        <w:t>checkNetworkRoaming</w:t>
      </w:r>
    </w:p>
    <w:p w14:paraId="71D0624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checkNetworkRoaming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device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considered roaming on the current network</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GSM purposes</w:t>
      </w:r>
      <w:r w:rsidRPr="00027170">
        <w:rPr>
          <w:rStyle w:val="pun"/>
          <w:rFonts w:ascii="Lucida Console" w:hAnsi="Lucida Console"/>
          <w:color w:val="666600"/>
          <w:sz w:val="18"/>
          <w:szCs w:val="18"/>
          <w:lang w:val="en-GB"/>
        </w:rPr>
        <w:t>.</w:t>
      </w:r>
    </w:p>
    <w:p w14:paraId="62581869" w14:textId="77777777" w:rsidR="00027170" w:rsidRDefault="00027170" w:rsidP="00027170">
      <w:pPr>
        <w:rPr>
          <w:lang w:val="en-GB"/>
        </w:rPr>
      </w:pPr>
      <w:bookmarkStart w:id="79" w:name="checkRingerSilentMode"/>
      <w:bookmarkEnd w:id="79"/>
    </w:p>
    <w:p w14:paraId="68AD5879" w14:textId="77777777" w:rsidR="00027170" w:rsidRPr="00027170" w:rsidRDefault="00027170" w:rsidP="009144BE">
      <w:pPr>
        <w:pStyle w:val="berschrift7"/>
        <w:rPr>
          <w:sz w:val="27"/>
          <w:szCs w:val="27"/>
          <w:lang w:val="en-GB"/>
        </w:rPr>
      </w:pPr>
      <w:r w:rsidRPr="00027170">
        <w:rPr>
          <w:lang w:val="en-GB"/>
        </w:rPr>
        <w:t>checkRingerSilentMode</w:t>
      </w:r>
    </w:p>
    <w:p w14:paraId="5D27FC1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checkRingerSilentMode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the ringer silent mode setting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ringer silent mode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61FFBC6D" w14:textId="77777777" w:rsidR="00027170" w:rsidRDefault="00027170" w:rsidP="00027170">
      <w:pPr>
        <w:rPr>
          <w:lang w:val="en-GB"/>
        </w:rPr>
      </w:pPr>
      <w:bookmarkStart w:id="80" w:name="checkScreenOn"/>
      <w:bookmarkEnd w:id="80"/>
    </w:p>
    <w:p w14:paraId="2AEC7DE9" w14:textId="77777777" w:rsidR="00027170" w:rsidRPr="00027170" w:rsidRDefault="00027170" w:rsidP="009144BE">
      <w:pPr>
        <w:pStyle w:val="berschrift7"/>
        <w:rPr>
          <w:sz w:val="27"/>
          <w:szCs w:val="27"/>
          <w:lang w:val="en-GB"/>
        </w:rPr>
      </w:pPr>
      <w:r w:rsidRPr="00027170">
        <w:rPr>
          <w:lang w:val="en-GB"/>
        </w:rPr>
        <w:t>checkScreenOn</w:t>
      </w:r>
    </w:p>
    <w:p w14:paraId="4DA7251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checkScreenOn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screen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on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off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requires API level </w:t>
      </w:r>
      <w:r w:rsidRPr="00027170">
        <w:rPr>
          <w:rStyle w:val="lit"/>
          <w:rFonts w:ascii="Lucida Console" w:hAnsi="Lucida Console"/>
          <w:color w:val="006666"/>
          <w:sz w:val="18"/>
          <w:szCs w:val="18"/>
          <w:lang w:val="en-GB"/>
        </w:rPr>
        <w:t>7</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screen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currently on</w:t>
      </w:r>
      <w:r w:rsidRPr="00027170">
        <w:rPr>
          <w:rStyle w:val="pun"/>
          <w:rFonts w:ascii="Lucida Console" w:hAnsi="Lucida Console"/>
          <w:color w:val="666600"/>
          <w:sz w:val="18"/>
          <w:szCs w:val="18"/>
          <w:lang w:val="en-GB"/>
        </w:rPr>
        <w:t>.</w:t>
      </w:r>
    </w:p>
    <w:p w14:paraId="2046CE35" w14:textId="77777777" w:rsidR="00027170" w:rsidRDefault="00027170" w:rsidP="00027170">
      <w:pPr>
        <w:rPr>
          <w:lang w:val="en-GB"/>
        </w:rPr>
      </w:pPr>
      <w:bookmarkStart w:id="81" w:name="checkWifiState"/>
      <w:bookmarkEnd w:id="81"/>
    </w:p>
    <w:p w14:paraId="57617B7A" w14:textId="77777777" w:rsidR="00027170" w:rsidRPr="00027170" w:rsidRDefault="00027170" w:rsidP="009144BE">
      <w:pPr>
        <w:pStyle w:val="berschrift7"/>
        <w:rPr>
          <w:sz w:val="27"/>
          <w:szCs w:val="27"/>
          <w:lang w:val="en-GB"/>
        </w:rPr>
      </w:pPr>
      <w:r w:rsidRPr="00027170">
        <w:rPr>
          <w:lang w:val="en-GB"/>
        </w:rPr>
        <w:t>checkWifiState</w:t>
      </w:r>
    </w:p>
    <w:p w14:paraId="51CAE85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checkWifiState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Wifi</w:t>
      </w:r>
      <w:r w:rsidRPr="00027170">
        <w:rPr>
          <w:rStyle w:val="pln"/>
          <w:rFonts w:ascii="Lucida Console" w:hAnsi="Lucida Console"/>
          <w:color w:val="000000"/>
          <w:sz w:val="18"/>
          <w:szCs w:val="18"/>
          <w:lang w:val="en-GB"/>
        </w:rPr>
        <w:t xml:space="preserve"> 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Wifi</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703F1B9A" w14:textId="77777777" w:rsidR="00027170" w:rsidRDefault="00027170" w:rsidP="00027170">
      <w:pPr>
        <w:rPr>
          <w:lang w:val="en-GB"/>
        </w:rPr>
      </w:pPr>
      <w:bookmarkStart w:id="82" w:name="clearContextMenu"/>
      <w:bookmarkEnd w:id="82"/>
    </w:p>
    <w:p w14:paraId="4012DB48" w14:textId="77777777" w:rsidR="00027170" w:rsidRPr="00027170" w:rsidRDefault="00027170" w:rsidP="009144BE">
      <w:pPr>
        <w:pStyle w:val="berschrift7"/>
        <w:rPr>
          <w:sz w:val="27"/>
          <w:szCs w:val="27"/>
          <w:lang w:val="en-GB"/>
        </w:rPr>
      </w:pPr>
      <w:r w:rsidRPr="00027170">
        <w:rPr>
          <w:lang w:val="en-GB"/>
        </w:rPr>
        <w:t>clearContextMenu</w:t>
      </w:r>
    </w:p>
    <w:p w14:paraId="2E73283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clearContextMenu</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Removes</w:t>
      </w:r>
      <w:r w:rsidRPr="00027170">
        <w:rPr>
          <w:rStyle w:val="pln"/>
          <w:rFonts w:ascii="Lucida Console" w:hAnsi="Lucida Console"/>
          <w:color w:val="000000"/>
          <w:sz w:val="18"/>
          <w:szCs w:val="18"/>
          <w:lang w:val="en-GB"/>
        </w:rPr>
        <w:t xml:space="preserve"> all items previously added to context menu</w:t>
      </w:r>
      <w:r w:rsidRPr="00027170">
        <w:rPr>
          <w:rStyle w:val="pun"/>
          <w:rFonts w:ascii="Lucida Console" w:hAnsi="Lucida Console"/>
          <w:color w:val="666600"/>
          <w:sz w:val="18"/>
          <w:szCs w:val="18"/>
          <w:lang w:val="en-GB"/>
        </w:rPr>
        <w:t>.</w:t>
      </w:r>
    </w:p>
    <w:p w14:paraId="12DA44EF" w14:textId="77777777" w:rsidR="00027170" w:rsidRDefault="00027170" w:rsidP="00027170">
      <w:pPr>
        <w:rPr>
          <w:lang w:val="en-GB"/>
        </w:rPr>
      </w:pPr>
      <w:bookmarkStart w:id="83" w:name="clearOptionsMenu"/>
      <w:bookmarkEnd w:id="83"/>
    </w:p>
    <w:p w14:paraId="5A9349D5" w14:textId="77777777" w:rsidR="00027170" w:rsidRPr="00027170" w:rsidRDefault="00027170" w:rsidP="009144BE">
      <w:pPr>
        <w:pStyle w:val="berschrift7"/>
        <w:rPr>
          <w:sz w:val="27"/>
          <w:szCs w:val="27"/>
          <w:lang w:val="en-GB"/>
        </w:rPr>
      </w:pPr>
      <w:r w:rsidRPr="00027170">
        <w:rPr>
          <w:lang w:val="en-GB"/>
        </w:rPr>
        <w:t>clearOptionsMenu</w:t>
      </w:r>
    </w:p>
    <w:p w14:paraId="5F84556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clearOptionsMenu</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Removes</w:t>
      </w:r>
      <w:r w:rsidRPr="00027170">
        <w:rPr>
          <w:rStyle w:val="pln"/>
          <w:rFonts w:ascii="Lucida Console" w:hAnsi="Lucida Console"/>
          <w:color w:val="000000"/>
          <w:sz w:val="18"/>
          <w:szCs w:val="18"/>
          <w:lang w:val="en-GB"/>
        </w:rPr>
        <w:t xml:space="preserve"> all items previously added to options menu</w:t>
      </w:r>
      <w:r w:rsidRPr="00027170">
        <w:rPr>
          <w:rStyle w:val="pun"/>
          <w:rFonts w:ascii="Lucida Console" w:hAnsi="Lucida Console"/>
          <w:color w:val="666600"/>
          <w:sz w:val="18"/>
          <w:szCs w:val="18"/>
          <w:lang w:val="en-GB"/>
        </w:rPr>
        <w:t>.</w:t>
      </w:r>
    </w:p>
    <w:p w14:paraId="72CC64BE" w14:textId="77777777" w:rsidR="00027170" w:rsidRDefault="00027170" w:rsidP="00027170">
      <w:pPr>
        <w:rPr>
          <w:lang w:val="en-GB"/>
        </w:rPr>
      </w:pPr>
      <w:bookmarkStart w:id="84" w:name="contactsGet"/>
      <w:bookmarkEnd w:id="84"/>
    </w:p>
    <w:p w14:paraId="2641CC8E" w14:textId="77777777" w:rsidR="00027170" w:rsidRPr="00027170" w:rsidRDefault="00027170" w:rsidP="009144BE">
      <w:pPr>
        <w:pStyle w:val="berschrift7"/>
        <w:rPr>
          <w:sz w:val="27"/>
          <w:szCs w:val="27"/>
          <w:lang w:val="en-GB"/>
        </w:rPr>
      </w:pPr>
      <w:r w:rsidRPr="00027170">
        <w:rPr>
          <w:lang w:val="en-GB"/>
        </w:rPr>
        <w:t>contactsGet</w:t>
      </w:r>
    </w:p>
    <w:p w14:paraId="45511D0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contactsGet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attributes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all contacts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contacts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Maps</w:t>
      </w:r>
    </w:p>
    <w:p w14:paraId="53D48823" w14:textId="77777777" w:rsidR="00027170" w:rsidRDefault="00027170" w:rsidP="00027170">
      <w:pPr>
        <w:rPr>
          <w:lang w:val="en-GB"/>
        </w:rPr>
      </w:pPr>
      <w:bookmarkStart w:id="85" w:name="contactsGetAttributes"/>
      <w:bookmarkEnd w:id="85"/>
    </w:p>
    <w:p w14:paraId="1B778FB1" w14:textId="77777777" w:rsidR="00027170" w:rsidRPr="00027170" w:rsidRDefault="00027170" w:rsidP="009144BE">
      <w:pPr>
        <w:pStyle w:val="berschrift7"/>
        <w:rPr>
          <w:sz w:val="27"/>
          <w:szCs w:val="27"/>
          <w:lang w:val="en-GB"/>
        </w:rPr>
      </w:pPr>
      <w:r w:rsidRPr="00027170">
        <w:rPr>
          <w:lang w:val="en-GB"/>
        </w:rPr>
        <w:t>contactsGetAttributes</w:t>
      </w:r>
    </w:p>
    <w:p w14:paraId="54D03F2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contactsGetAttributes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all possible attributes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contacts</w:t>
      </w:r>
      <w:r w:rsidRPr="00027170">
        <w:rPr>
          <w:rStyle w:val="pun"/>
          <w:rFonts w:ascii="Lucida Console" w:hAnsi="Lucida Console"/>
          <w:color w:val="666600"/>
          <w:sz w:val="18"/>
          <w:szCs w:val="18"/>
          <w:lang w:val="en-GB"/>
        </w:rPr>
        <w:t>.</w:t>
      </w:r>
    </w:p>
    <w:p w14:paraId="5412E047" w14:textId="77777777" w:rsidR="00027170" w:rsidRDefault="00027170" w:rsidP="00027170">
      <w:pPr>
        <w:rPr>
          <w:lang w:val="en-GB"/>
        </w:rPr>
      </w:pPr>
      <w:bookmarkStart w:id="86" w:name="contactsGetById"/>
      <w:bookmarkEnd w:id="86"/>
    </w:p>
    <w:p w14:paraId="7332F754" w14:textId="77777777" w:rsidR="00027170" w:rsidRPr="00027170" w:rsidRDefault="00027170" w:rsidP="009144BE">
      <w:pPr>
        <w:pStyle w:val="berschrift7"/>
        <w:rPr>
          <w:sz w:val="27"/>
          <w:szCs w:val="27"/>
          <w:lang w:val="en-GB"/>
        </w:rPr>
      </w:pPr>
      <w:r w:rsidRPr="00027170">
        <w:rPr>
          <w:lang w:val="en-GB"/>
        </w:rPr>
        <w:t>contactsGetById</w:t>
      </w:r>
    </w:p>
    <w:p w14:paraId="0547552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contactsGetById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attributes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contacts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p>
    <w:p w14:paraId="1C9B0BA5" w14:textId="77777777" w:rsidR="00027170" w:rsidRDefault="00027170" w:rsidP="00027170">
      <w:pPr>
        <w:rPr>
          <w:lang w:val="en-GB"/>
        </w:rPr>
      </w:pPr>
      <w:bookmarkStart w:id="87" w:name="contactsGetCount"/>
      <w:bookmarkEnd w:id="87"/>
    </w:p>
    <w:p w14:paraId="031A7530" w14:textId="77777777" w:rsidR="00027170" w:rsidRPr="00027170" w:rsidRDefault="00027170" w:rsidP="009144BE">
      <w:pPr>
        <w:pStyle w:val="berschrift7"/>
        <w:rPr>
          <w:sz w:val="27"/>
          <w:szCs w:val="27"/>
          <w:lang w:val="en-GB"/>
        </w:rPr>
      </w:pPr>
      <w:r w:rsidRPr="00027170">
        <w:rPr>
          <w:lang w:val="en-GB"/>
        </w:rPr>
        <w:t>contactsGetCount</w:t>
      </w:r>
    </w:p>
    <w:p w14:paraId="290E676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contactsGetCount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number of contacts</w:t>
      </w:r>
      <w:r w:rsidRPr="00027170">
        <w:rPr>
          <w:rStyle w:val="pun"/>
          <w:rFonts w:ascii="Lucida Console" w:hAnsi="Lucida Console"/>
          <w:color w:val="666600"/>
          <w:sz w:val="18"/>
          <w:szCs w:val="18"/>
          <w:lang w:val="en-GB"/>
        </w:rPr>
        <w:t>.</w:t>
      </w:r>
    </w:p>
    <w:p w14:paraId="28A21119" w14:textId="77777777" w:rsidR="00027170" w:rsidRDefault="00027170" w:rsidP="00027170">
      <w:pPr>
        <w:rPr>
          <w:lang w:val="en-GB"/>
        </w:rPr>
      </w:pPr>
      <w:bookmarkStart w:id="88" w:name="contactsGetIds"/>
      <w:bookmarkEnd w:id="88"/>
    </w:p>
    <w:p w14:paraId="6C76B06A" w14:textId="77777777" w:rsidR="00027170" w:rsidRPr="00027170" w:rsidRDefault="00027170" w:rsidP="009144BE">
      <w:pPr>
        <w:pStyle w:val="berschrift7"/>
        <w:rPr>
          <w:sz w:val="27"/>
          <w:szCs w:val="27"/>
          <w:lang w:val="en-GB"/>
        </w:rPr>
      </w:pPr>
      <w:r w:rsidRPr="00027170">
        <w:rPr>
          <w:lang w:val="en-GB"/>
        </w:rPr>
        <w:t>contactsGetIds</w:t>
      </w:r>
    </w:p>
    <w:p w14:paraId="205AC58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contactsGetIds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all contact </w:t>
      </w:r>
      <w:r w:rsidRPr="00027170">
        <w:rPr>
          <w:rStyle w:val="typ"/>
          <w:rFonts w:ascii="Lucida Console" w:hAnsi="Lucida Console"/>
          <w:color w:val="660066"/>
          <w:sz w:val="18"/>
          <w:szCs w:val="18"/>
          <w:lang w:val="en-GB"/>
        </w:rPr>
        <w:t>IDs</w:t>
      </w:r>
      <w:r w:rsidRPr="00027170">
        <w:rPr>
          <w:rStyle w:val="pun"/>
          <w:rFonts w:ascii="Lucida Console" w:hAnsi="Lucida Console"/>
          <w:color w:val="666600"/>
          <w:sz w:val="18"/>
          <w:szCs w:val="18"/>
          <w:lang w:val="en-GB"/>
        </w:rPr>
        <w:t>.</w:t>
      </w:r>
    </w:p>
    <w:p w14:paraId="555878A0" w14:textId="77777777" w:rsidR="00027170" w:rsidRDefault="00027170" w:rsidP="00027170">
      <w:pPr>
        <w:rPr>
          <w:lang w:val="en-GB"/>
        </w:rPr>
      </w:pPr>
      <w:bookmarkStart w:id="89" w:name="dialogCreateAlert"/>
      <w:bookmarkEnd w:id="89"/>
    </w:p>
    <w:p w14:paraId="3E186EE3" w14:textId="77777777" w:rsidR="00027170" w:rsidRPr="00027170" w:rsidRDefault="00027170" w:rsidP="009144BE">
      <w:pPr>
        <w:pStyle w:val="berschrift7"/>
        <w:rPr>
          <w:sz w:val="27"/>
          <w:szCs w:val="27"/>
          <w:lang w:val="en-GB"/>
        </w:rPr>
      </w:pPr>
      <w:r w:rsidRPr="00027170">
        <w:rPr>
          <w:lang w:val="en-GB"/>
        </w:rPr>
        <w:t>dialogCreateAlert</w:t>
      </w:r>
    </w:p>
    <w:p w14:paraId="4A62CF5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dialogCreateAlert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alert dialog</w:t>
      </w:r>
      <w:r w:rsidRPr="00027170">
        <w:rPr>
          <w:rStyle w:val="pun"/>
          <w:rFonts w:ascii="Lucida Console" w:hAnsi="Lucida Console"/>
          <w:color w:val="666600"/>
          <w:sz w:val="18"/>
          <w:szCs w:val="18"/>
          <w:lang w:val="en-GB"/>
        </w:rPr>
        <w:t>.</w:t>
      </w:r>
    </w:p>
    <w:p w14:paraId="4BB9CE8B" w14:textId="77777777" w:rsidR="00027170" w:rsidRDefault="00027170" w:rsidP="00027170">
      <w:pPr>
        <w:rPr>
          <w:lang w:val="en-GB"/>
        </w:rPr>
      </w:pPr>
      <w:bookmarkStart w:id="90" w:name="dialogCreateDatePicker"/>
      <w:bookmarkEnd w:id="90"/>
    </w:p>
    <w:p w14:paraId="32358755" w14:textId="77777777" w:rsidR="00027170" w:rsidRPr="00027170" w:rsidRDefault="00027170" w:rsidP="009144BE">
      <w:pPr>
        <w:pStyle w:val="berschrift7"/>
        <w:rPr>
          <w:sz w:val="27"/>
          <w:szCs w:val="27"/>
          <w:lang w:val="en-GB"/>
        </w:rPr>
      </w:pPr>
      <w:r w:rsidRPr="00027170">
        <w:rPr>
          <w:lang w:val="en-GB"/>
        </w:rPr>
        <w:t>dialogCreateDatePicker</w:t>
      </w:r>
    </w:p>
    <w:p w14:paraId="4A95A3B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dialogCreateDatePicker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year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1970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month</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day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date picker dialog</w:t>
      </w:r>
      <w:r w:rsidRPr="00027170">
        <w:rPr>
          <w:rStyle w:val="pun"/>
          <w:rFonts w:ascii="Lucida Console" w:hAnsi="Lucida Console"/>
          <w:color w:val="666600"/>
          <w:sz w:val="18"/>
          <w:szCs w:val="18"/>
          <w:lang w:val="en-GB"/>
        </w:rPr>
        <w:t>.</w:t>
      </w:r>
    </w:p>
    <w:p w14:paraId="69B77E06" w14:textId="77777777" w:rsidR="00027170" w:rsidRDefault="00027170" w:rsidP="00027170">
      <w:pPr>
        <w:rPr>
          <w:lang w:val="en-GB"/>
        </w:rPr>
      </w:pPr>
      <w:bookmarkStart w:id="91" w:name="dialogCreateHorizontalProgress"/>
      <w:bookmarkEnd w:id="91"/>
    </w:p>
    <w:p w14:paraId="3F6A8964" w14:textId="77777777" w:rsidR="00027170" w:rsidRPr="00027170" w:rsidRDefault="00027170" w:rsidP="009144BE">
      <w:pPr>
        <w:pStyle w:val="berschrift7"/>
        <w:rPr>
          <w:sz w:val="27"/>
          <w:szCs w:val="27"/>
          <w:lang w:val="en-GB"/>
        </w:rPr>
      </w:pPr>
      <w:r w:rsidRPr="00027170">
        <w:rPr>
          <w:lang w:val="en-GB"/>
        </w:rPr>
        <w:t>dialogCreateHorizontalProgress</w:t>
      </w:r>
    </w:p>
    <w:p w14:paraId="752599A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dialogCreateHorizontalProgress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maximum progress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a horizontal progress dialog</w:t>
      </w:r>
      <w:r w:rsidRPr="00027170">
        <w:rPr>
          <w:rStyle w:val="pun"/>
          <w:rFonts w:ascii="Lucida Console" w:hAnsi="Lucida Console"/>
          <w:color w:val="666600"/>
          <w:sz w:val="18"/>
          <w:szCs w:val="18"/>
          <w:lang w:val="en-GB"/>
        </w:rPr>
        <w:t>.</w:t>
      </w:r>
    </w:p>
    <w:p w14:paraId="3E8514E1" w14:textId="77777777" w:rsidR="005B5809" w:rsidRDefault="005B5809" w:rsidP="005B5809">
      <w:pPr>
        <w:rPr>
          <w:lang w:val="en-GB"/>
        </w:rPr>
      </w:pPr>
      <w:bookmarkStart w:id="92" w:name="dialogCreateInput"/>
      <w:bookmarkEnd w:id="92"/>
    </w:p>
    <w:p w14:paraId="127EDAFA" w14:textId="77777777" w:rsidR="00027170" w:rsidRPr="005B5809" w:rsidRDefault="00027170" w:rsidP="009144BE">
      <w:pPr>
        <w:pStyle w:val="berschrift7"/>
        <w:rPr>
          <w:sz w:val="27"/>
          <w:szCs w:val="27"/>
          <w:lang w:val="en-GB"/>
        </w:rPr>
      </w:pPr>
      <w:r w:rsidRPr="005B5809">
        <w:rPr>
          <w:lang w:val="en-GB"/>
        </w:rPr>
        <w:t>dialogCreateInput</w:t>
      </w:r>
    </w:p>
    <w:p w14:paraId="27A3572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dialogCreateInput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 of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enter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to display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above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defaultText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text to insert </w:t>
      </w:r>
      <w:r w:rsidRPr="00027170">
        <w:rPr>
          <w:rStyle w:val="kwd"/>
          <w:rFonts w:ascii="Lucida Console" w:eastAsiaTheme="majorEastAsia" w:hAnsi="Lucida Console"/>
          <w:color w:val="000088"/>
          <w:sz w:val="18"/>
          <w:szCs w:val="18"/>
          <w:lang w:val="en-GB"/>
        </w:rPr>
        <w:t>into</w:t>
      </w:r>
      <w:r w:rsidRPr="00027170">
        <w:rPr>
          <w:rStyle w:val="pln"/>
          <w:rFonts w:ascii="Lucida Console" w:hAnsi="Lucida Console"/>
          <w:color w:val="000000"/>
          <w:sz w:val="18"/>
          <w:szCs w:val="18"/>
          <w:lang w:val="en-GB"/>
        </w:rPr>
        <w:t xml:space="preser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inputType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type of input data</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ie number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a text input dialog</w:t>
      </w:r>
      <w:r w:rsidRPr="00027170">
        <w:rPr>
          <w:rStyle w:val="pun"/>
          <w:rFonts w:ascii="Lucida Console" w:hAnsi="Lucida Console"/>
          <w:color w:val="666600"/>
          <w:sz w:val="18"/>
          <w:szCs w:val="18"/>
          <w:lang w:val="en-GB"/>
        </w:rPr>
        <w:t>.</w:t>
      </w:r>
    </w:p>
    <w:p w14:paraId="40524A34" w14:textId="77777777" w:rsidR="005B5809" w:rsidRDefault="005B5809" w:rsidP="005B5809">
      <w:pPr>
        <w:rPr>
          <w:lang w:val="en-GB"/>
        </w:rPr>
      </w:pPr>
      <w:bookmarkStart w:id="93" w:name="dialogCreatePassword"/>
      <w:bookmarkEnd w:id="93"/>
    </w:p>
    <w:p w14:paraId="2FF59617" w14:textId="77777777" w:rsidR="00027170" w:rsidRPr="00027170" w:rsidRDefault="00027170" w:rsidP="009144BE">
      <w:pPr>
        <w:pStyle w:val="berschrift7"/>
        <w:rPr>
          <w:sz w:val="27"/>
          <w:szCs w:val="27"/>
          <w:lang w:val="en-GB"/>
        </w:rPr>
      </w:pPr>
      <w:r w:rsidRPr="005B5809">
        <w:rPr>
          <w:lang w:val="en-GB"/>
        </w:rPr>
        <w:t>dialogCreatePassword</w:t>
      </w:r>
    </w:p>
    <w:p w14:paraId="7B8BCB1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dialogCreatePassword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Password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 of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enter password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to display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above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a password input dialog</w:t>
      </w:r>
      <w:r w:rsidRPr="00027170">
        <w:rPr>
          <w:rStyle w:val="pun"/>
          <w:rFonts w:ascii="Lucida Console" w:hAnsi="Lucida Console"/>
          <w:color w:val="666600"/>
          <w:sz w:val="18"/>
          <w:szCs w:val="18"/>
          <w:lang w:val="en-GB"/>
        </w:rPr>
        <w:t>.</w:t>
      </w:r>
    </w:p>
    <w:p w14:paraId="3CFB3049" w14:textId="77777777" w:rsidR="008D14CB" w:rsidRDefault="008D14CB" w:rsidP="008D14CB">
      <w:pPr>
        <w:rPr>
          <w:lang w:val="en-GB"/>
        </w:rPr>
      </w:pPr>
      <w:bookmarkStart w:id="94" w:name="dialogCreateSeekBar"/>
      <w:bookmarkEnd w:id="94"/>
    </w:p>
    <w:p w14:paraId="0B782EF9" w14:textId="77777777" w:rsidR="00027170" w:rsidRPr="008D14CB" w:rsidRDefault="00027170" w:rsidP="009144BE">
      <w:pPr>
        <w:pStyle w:val="berschrift7"/>
        <w:rPr>
          <w:sz w:val="27"/>
          <w:szCs w:val="27"/>
          <w:lang w:val="en-GB"/>
        </w:rPr>
      </w:pPr>
      <w:r w:rsidRPr="008D14CB">
        <w:rPr>
          <w:lang w:val="en-GB"/>
        </w:rPr>
        <w:t>dialogCreateSeekBar</w:t>
      </w:r>
    </w:p>
    <w:p w14:paraId="1CAEC0C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dialogCreateSeekBar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starting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maximum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seek bar dialog</w:t>
      </w:r>
      <w:r w:rsidRPr="00027170">
        <w:rPr>
          <w:rStyle w:val="pun"/>
          <w:rFonts w:ascii="Lucida Console" w:hAnsi="Lucida Console"/>
          <w:color w:val="666600"/>
          <w:sz w:val="18"/>
          <w:szCs w:val="18"/>
          <w:lang w:val="en-GB"/>
        </w:rPr>
        <w:t>.</w:t>
      </w:r>
    </w:p>
    <w:p w14:paraId="77256BB9" w14:textId="77777777" w:rsidR="008D14CB" w:rsidRDefault="008D14CB" w:rsidP="008D14CB">
      <w:pPr>
        <w:rPr>
          <w:lang w:val="en-GB"/>
        </w:rPr>
      </w:pPr>
      <w:bookmarkStart w:id="95" w:name="dialogCreateSpinnerProgress"/>
      <w:bookmarkEnd w:id="95"/>
    </w:p>
    <w:p w14:paraId="71A2A093" w14:textId="77777777" w:rsidR="00027170" w:rsidRPr="008D14CB" w:rsidRDefault="00027170" w:rsidP="009144BE">
      <w:pPr>
        <w:pStyle w:val="berschrift7"/>
        <w:rPr>
          <w:sz w:val="27"/>
          <w:szCs w:val="27"/>
          <w:lang w:val="en-GB"/>
        </w:rPr>
      </w:pPr>
      <w:r w:rsidRPr="008D14CB">
        <w:rPr>
          <w:lang w:val="en-GB"/>
        </w:rPr>
        <w:t>dialogCreateSpinnerProgress</w:t>
      </w:r>
    </w:p>
    <w:p w14:paraId="06F717B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dialogCreateSpinnerProgress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maximum progress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a spinner progress dialog</w:t>
      </w:r>
      <w:r w:rsidRPr="00027170">
        <w:rPr>
          <w:rStyle w:val="pun"/>
          <w:rFonts w:ascii="Lucida Console" w:hAnsi="Lucida Console"/>
          <w:color w:val="666600"/>
          <w:sz w:val="18"/>
          <w:szCs w:val="18"/>
          <w:lang w:val="en-GB"/>
        </w:rPr>
        <w:t>.</w:t>
      </w:r>
    </w:p>
    <w:p w14:paraId="5055D279" w14:textId="77777777" w:rsidR="008D14CB" w:rsidRDefault="008D14CB" w:rsidP="008D14CB">
      <w:pPr>
        <w:rPr>
          <w:lang w:val="en-GB"/>
        </w:rPr>
      </w:pPr>
      <w:bookmarkStart w:id="96" w:name="dialogCreateTimePicker"/>
      <w:bookmarkEnd w:id="96"/>
    </w:p>
    <w:p w14:paraId="077843A0" w14:textId="77777777" w:rsidR="00027170" w:rsidRPr="008D14CB" w:rsidRDefault="00027170" w:rsidP="009144BE">
      <w:pPr>
        <w:pStyle w:val="berschrift7"/>
        <w:rPr>
          <w:sz w:val="27"/>
          <w:szCs w:val="27"/>
          <w:lang w:val="en-GB"/>
        </w:rPr>
      </w:pPr>
      <w:r w:rsidRPr="008D14CB">
        <w:rPr>
          <w:lang w:val="en-GB"/>
        </w:rPr>
        <w:t>dialogCreateTimePicker</w:t>
      </w:r>
    </w:p>
    <w:p w14:paraId="2BC7188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dialogCreateTimePicker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hour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minute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is24hour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false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Use</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24</w:t>
      </w:r>
      <w:r w:rsidRPr="00027170">
        <w:rPr>
          <w:rStyle w:val="pln"/>
          <w:rFonts w:ascii="Lucida Console" w:hAnsi="Lucida Console"/>
          <w:color w:val="000000"/>
          <w:sz w:val="18"/>
          <w:szCs w:val="18"/>
          <w:lang w:val="en-GB"/>
        </w:rPr>
        <w:t xml:space="preserve"> hour clock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time picker dialog</w:t>
      </w:r>
      <w:r w:rsidRPr="00027170">
        <w:rPr>
          <w:rStyle w:val="pun"/>
          <w:rFonts w:ascii="Lucida Console" w:hAnsi="Lucida Console"/>
          <w:color w:val="666600"/>
          <w:sz w:val="18"/>
          <w:szCs w:val="18"/>
          <w:lang w:val="en-GB"/>
        </w:rPr>
        <w:t>.</w:t>
      </w:r>
    </w:p>
    <w:p w14:paraId="1004F738" w14:textId="77777777" w:rsidR="008D14CB" w:rsidRDefault="008D14CB" w:rsidP="008D14CB">
      <w:pPr>
        <w:rPr>
          <w:lang w:val="en-GB"/>
        </w:rPr>
      </w:pPr>
      <w:bookmarkStart w:id="97" w:name="dialogDismiss"/>
      <w:bookmarkEnd w:id="97"/>
    </w:p>
    <w:p w14:paraId="298CE2B5" w14:textId="77777777" w:rsidR="00027170" w:rsidRPr="008D14CB" w:rsidRDefault="00027170" w:rsidP="009144BE">
      <w:pPr>
        <w:pStyle w:val="berschrift7"/>
        <w:rPr>
          <w:sz w:val="27"/>
          <w:szCs w:val="27"/>
          <w:lang w:val="en-GB"/>
        </w:rPr>
      </w:pPr>
      <w:r w:rsidRPr="008D14CB">
        <w:rPr>
          <w:lang w:val="en-GB"/>
        </w:rPr>
        <w:t>dialogDismiss</w:t>
      </w:r>
    </w:p>
    <w:p w14:paraId="1CE1F88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dialogDismiss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Dismiss</w:t>
      </w:r>
      <w:r w:rsidRPr="00027170">
        <w:rPr>
          <w:rStyle w:val="pln"/>
          <w:rFonts w:ascii="Lucida Console" w:hAnsi="Lucida Console"/>
          <w:color w:val="000000"/>
          <w:sz w:val="18"/>
          <w:szCs w:val="18"/>
          <w:lang w:val="en-GB"/>
        </w:rPr>
        <w:t xml:space="preserve"> dialog</w:t>
      </w:r>
      <w:r w:rsidRPr="00027170">
        <w:rPr>
          <w:rStyle w:val="pun"/>
          <w:rFonts w:ascii="Lucida Console" w:hAnsi="Lucida Console"/>
          <w:color w:val="666600"/>
          <w:sz w:val="18"/>
          <w:szCs w:val="18"/>
          <w:lang w:val="en-GB"/>
        </w:rPr>
        <w:t>.</w:t>
      </w:r>
    </w:p>
    <w:p w14:paraId="2408CE94" w14:textId="77777777" w:rsidR="008D14CB" w:rsidRDefault="008D14CB" w:rsidP="008D14CB">
      <w:pPr>
        <w:rPr>
          <w:lang w:val="en-GB"/>
        </w:rPr>
      </w:pPr>
      <w:bookmarkStart w:id="98" w:name="dialogGetInput"/>
      <w:bookmarkEnd w:id="98"/>
    </w:p>
    <w:p w14:paraId="00E9D4B1" w14:textId="77777777" w:rsidR="00027170" w:rsidRPr="008D14CB" w:rsidRDefault="00027170" w:rsidP="009144BE">
      <w:pPr>
        <w:pStyle w:val="berschrift7"/>
        <w:rPr>
          <w:sz w:val="27"/>
          <w:szCs w:val="27"/>
          <w:lang w:val="en-GB"/>
        </w:rPr>
      </w:pPr>
      <w:r w:rsidRPr="008D14CB">
        <w:rPr>
          <w:lang w:val="en-GB"/>
        </w:rPr>
        <w:t>dialogGetInput</w:t>
      </w:r>
    </w:p>
    <w:p w14:paraId="2591445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dialogGetInput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 of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enter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to display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above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defaultText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text to insert </w:t>
      </w:r>
      <w:r w:rsidRPr="00027170">
        <w:rPr>
          <w:rStyle w:val="kwd"/>
          <w:rFonts w:ascii="Lucida Console" w:eastAsiaTheme="majorEastAsia" w:hAnsi="Lucida Console"/>
          <w:color w:val="000088"/>
          <w:sz w:val="18"/>
          <w:szCs w:val="18"/>
          <w:lang w:val="en-GB"/>
        </w:rPr>
        <w:t>into</w:t>
      </w:r>
      <w:r w:rsidRPr="00027170">
        <w:rPr>
          <w:rStyle w:val="pln"/>
          <w:rFonts w:ascii="Lucida Console" w:hAnsi="Lucida Console"/>
          <w:color w:val="000000"/>
          <w:sz w:val="18"/>
          <w:szCs w:val="18"/>
          <w:lang w:val="en-GB"/>
        </w:rPr>
        <w:t xml:space="preser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Queries</w:t>
      </w:r>
      <w:r w:rsidRPr="00027170">
        <w:rPr>
          <w:rStyle w:val="pln"/>
          <w:rFonts w:ascii="Lucida Console" w:hAnsi="Lucida Console"/>
          <w:color w:val="000000"/>
          <w:sz w:val="18"/>
          <w:szCs w:val="18"/>
          <w:lang w:val="en-GB"/>
        </w:rPr>
        <w:t xml:space="preserve"> the user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text input</w:t>
      </w:r>
      <w:r w:rsidRPr="00027170">
        <w:rPr>
          <w:rStyle w:val="pun"/>
          <w:rFonts w:ascii="Lucida Console" w:hAnsi="Lucida Console"/>
          <w:color w:val="666600"/>
          <w:sz w:val="18"/>
          <w:szCs w:val="18"/>
          <w:lang w:val="en-GB"/>
        </w:rPr>
        <w:t>.</w:t>
      </w:r>
    </w:p>
    <w:p w14:paraId="50F8C196" w14:textId="77777777" w:rsidR="008D14CB" w:rsidRDefault="008D14CB" w:rsidP="008D14CB">
      <w:pPr>
        <w:rPr>
          <w:lang w:val="en-GB"/>
        </w:rPr>
      </w:pPr>
      <w:bookmarkStart w:id="99" w:name="dialogGetPassword"/>
      <w:bookmarkEnd w:id="99"/>
    </w:p>
    <w:p w14:paraId="72276AFF" w14:textId="77777777" w:rsidR="00027170" w:rsidRPr="008D14CB" w:rsidRDefault="00027170" w:rsidP="009144BE">
      <w:pPr>
        <w:pStyle w:val="berschrift7"/>
        <w:rPr>
          <w:sz w:val="27"/>
          <w:szCs w:val="27"/>
          <w:lang w:val="en-GB"/>
        </w:rPr>
      </w:pPr>
      <w:r w:rsidRPr="008D14CB">
        <w:rPr>
          <w:lang w:val="en-GB"/>
        </w:rPr>
        <w:t>dialogGetPassword</w:t>
      </w:r>
    </w:p>
    <w:p w14:paraId="6D40B68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dialogGetPassword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Password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 of the password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enter password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to display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above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Queries</w:t>
      </w:r>
      <w:r w:rsidRPr="00027170">
        <w:rPr>
          <w:rStyle w:val="pln"/>
          <w:rFonts w:ascii="Lucida Console" w:hAnsi="Lucida Console"/>
          <w:color w:val="000000"/>
          <w:sz w:val="18"/>
          <w:szCs w:val="18"/>
          <w:lang w:val="en-GB"/>
        </w:rPr>
        <w:t xml:space="preserve"> the user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password</w:t>
      </w:r>
      <w:r w:rsidRPr="00027170">
        <w:rPr>
          <w:rStyle w:val="pun"/>
          <w:rFonts w:ascii="Lucida Console" w:hAnsi="Lucida Console"/>
          <w:color w:val="666600"/>
          <w:sz w:val="18"/>
          <w:szCs w:val="18"/>
          <w:lang w:val="en-GB"/>
        </w:rPr>
        <w:t>.</w:t>
      </w:r>
    </w:p>
    <w:p w14:paraId="66A6C5C9" w14:textId="77777777" w:rsidR="008D14CB" w:rsidRDefault="008D14CB" w:rsidP="008D14CB">
      <w:pPr>
        <w:rPr>
          <w:lang w:val="en-GB"/>
        </w:rPr>
      </w:pPr>
      <w:bookmarkStart w:id="100" w:name="dialogGetResponse"/>
      <w:bookmarkEnd w:id="100"/>
    </w:p>
    <w:p w14:paraId="26FE9626" w14:textId="77777777" w:rsidR="00027170" w:rsidRPr="008D14CB" w:rsidRDefault="00027170" w:rsidP="009144BE">
      <w:pPr>
        <w:pStyle w:val="berschrift7"/>
        <w:rPr>
          <w:sz w:val="27"/>
          <w:szCs w:val="27"/>
          <w:lang w:val="en-GB"/>
        </w:rPr>
      </w:pPr>
      <w:r w:rsidRPr="008D14CB">
        <w:rPr>
          <w:lang w:val="en-GB"/>
        </w:rPr>
        <w:t>dialogGetResponse</w:t>
      </w:r>
    </w:p>
    <w:p w14:paraId="0FD2F96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dialogGetResponse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dialog response</w:t>
      </w:r>
      <w:r w:rsidRPr="00027170">
        <w:rPr>
          <w:rStyle w:val="pun"/>
          <w:rFonts w:ascii="Lucida Console" w:hAnsi="Lucida Console"/>
          <w:color w:val="666600"/>
          <w:sz w:val="18"/>
          <w:szCs w:val="18"/>
          <w:lang w:val="en-GB"/>
        </w:rPr>
        <w:t>.</w:t>
      </w:r>
    </w:p>
    <w:p w14:paraId="2BB60CAE" w14:textId="77777777" w:rsidR="008D14CB" w:rsidRDefault="008D14CB" w:rsidP="008D14CB">
      <w:pPr>
        <w:rPr>
          <w:lang w:val="en-GB"/>
        </w:rPr>
      </w:pPr>
      <w:bookmarkStart w:id="101" w:name="dialogGetSelectedItems"/>
      <w:bookmarkEnd w:id="101"/>
    </w:p>
    <w:p w14:paraId="02112E28" w14:textId="77777777" w:rsidR="00027170" w:rsidRPr="008D14CB" w:rsidRDefault="00027170" w:rsidP="009144BE">
      <w:pPr>
        <w:pStyle w:val="berschrift7"/>
        <w:rPr>
          <w:sz w:val="27"/>
          <w:szCs w:val="27"/>
          <w:lang w:val="en-GB"/>
        </w:rPr>
      </w:pPr>
      <w:r w:rsidRPr="008D14CB">
        <w:rPr>
          <w:lang w:val="en-GB"/>
        </w:rPr>
        <w:t>dialogGetSelectedItems</w:t>
      </w:r>
    </w:p>
    <w:p w14:paraId="682457D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dialogGetSelectedItems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This</w:t>
      </w:r>
      <w:r w:rsidRPr="00027170">
        <w:rPr>
          <w:rStyle w:val="pln"/>
          <w:rFonts w:ascii="Lucida Console" w:hAnsi="Lucida Console"/>
          <w:color w:val="000000"/>
          <w:sz w:val="18"/>
          <w:szCs w:val="18"/>
          <w:lang w:val="en-GB"/>
        </w:rPr>
        <w:t xml:space="preserve"> method provides list of items user selected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Selected</w:t>
      </w:r>
      <w:r w:rsidRPr="00027170">
        <w:rPr>
          <w:rStyle w:val="pln"/>
          <w:rFonts w:ascii="Lucida Console" w:hAnsi="Lucida Console"/>
          <w:color w:val="000000"/>
          <w:sz w:val="18"/>
          <w:szCs w:val="18"/>
          <w:lang w:val="en-GB"/>
        </w:rPr>
        <w:t xml:space="preserve"> items</w:t>
      </w:r>
    </w:p>
    <w:p w14:paraId="554A0256" w14:textId="77777777" w:rsidR="008D14CB" w:rsidRDefault="008D14CB" w:rsidP="008D14CB">
      <w:pPr>
        <w:rPr>
          <w:lang w:val="en-GB"/>
        </w:rPr>
      </w:pPr>
      <w:bookmarkStart w:id="102" w:name="dialogSetCurrentProgress"/>
      <w:bookmarkEnd w:id="102"/>
    </w:p>
    <w:p w14:paraId="13486F11" w14:textId="77777777" w:rsidR="00027170" w:rsidRPr="008D14CB" w:rsidRDefault="00027170" w:rsidP="009144BE">
      <w:pPr>
        <w:pStyle w:val="berschrift7"/>
        <w:rPr>
          <w:sz w:val="27"/>
          <w:szCs w:val="27"/>
          <w:lang w:val="en-GB"/>
        </w:rPr>
      </w:pPr>
      <w:r w:rsidRPr="008D14CB">
        <w:rPr>
          <w:lang w:val="en-GB"/>
        </w:rPr>
        <w:t>dialogSetCurrentProgress</w:t>
      </w:r>
    </w:p>
    <w:p w14:paraId="5CD9A02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dialogSetCurrentProgress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current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progress dialog current value</w:t>
      </w:r>
      <w:r w:rsidRPr="00027170">
        <w:rPr>
          <w:rStyle w:val="pun"/>
          <w:rFonts w:ascii="Lucida Console" w:hAnsi="Lucida Console"/>
          <w:color w:val="666600"/>
          <w:sz w:val="18"/>
          <w:szCs w:val="18"/>
          <w:lang w:val="en-GB"/>
        </w:rPr>
        <w:t>.</w:t>
      </w:r>
    </w:p>
    <w:p w14:paraId="23E14B10" w14:textId="77777777" w:rsidR="008D14CB" w:rsidRDefault="008D14CB" w:rsidP="008D14CB">
      <w:pPr>
        <w:rPr>
          <w:lang w:val="en-GB"/>
        </w:rPr>
      </w:pPr>
      <w:bookmarkStart w:id="103" w:name="dialogSetItems"/>
      <w:bookmarkEnd w:id="103"/>
    </w:p>
    <w:p w14:paraId="15097151" w14:textId="77777777" w:rsidR="00027170" w:rsidRPr="008D14CB" w:rsidRDefault="00027170" w:rsidP="009144BE">
      <w:pPr>
        <w:pStyle w:val="berschrift7"/>
        <w:rPr>
          <w:sz w:val="27"/>
          <w:szCs w:val="27"/>
          <w:lang w:val="en-GB"/>
        </w:rPr>
      </w:pPr>
      <w:r w:rsidRPr="008D14CB">
        <w:rPr>
          <w:lang w:val="en-GB"/>
        </w:rPr>
        <w:t>dialogSetItems</w:t>
      </w:r>
    </w:p>
    <w:p w14:paraId="264CF55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dialogSetItems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alert dialog list items</w:t>
      </w:r>
      <w:r w:rsidRPr="00027170">
        <w:rPr>
          <w:rStyle w:val="pun"/>
          <w:rFonts w:ascii="Lucida Console" w:hAnsi="Lucida Console"/>
          <w:color w:val="666600"/>
          <w:sz w:val="18"/>
          <w:szCs w:val="18"/>
          <w:lang w:val="en-GB"/>
        </w:rPr>
        <w:t>.</w:t>
      </w:r>
    </w:p>
    <w:p w14:paraId="716DA874" w14:textId="77777777" w:rsidR="008D14CB" w:rsidRDefault="008D14CB" w:rsidP="008D14CB">
      <w:pPr>
        <w:rPr>
          <w:lang w:val="en-GB"/>
        </w:rPr>
      </w:pPr>
      <w:bookmarkStart w:id="104" w:name="dialogSetMaxProgress"/>
      <w:bookmarkEnd w:id="104"/>
    </w:p>
    <w:p w14:paraId="16E468C6" w14:textId="77777777" w:rsidR="00027170" w:rsidRPr="008D14CB" w:rsidRDefault="00027170" w:rsidP="009144BE">
      <w:pPr>
        <w:pStyle w:val="berschrift7"/>
        <w:rPr>
          <w:sz w:val="27"/>
          <w:szCs w:val="27"/>
          <w:lang w:val="en-GB"/>
        </w:rPr>
      </w:pPr>
      <w:r w:rsidRPr="008D14CB">
        <w:rPr>
          <w:lang w:val="en-GB"/>
        </w:rPr>
        <w:t>dialogSetMaxProgress</w:t>
      </w:r>
    </w:p>
    <w:p w14:paraId="5394268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dialogSetMaxProgress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max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progress dialog maximum value</w:t>
      </w:r>
      <w:r w:rsidRPr="00027170">
        <w:rPr>
          <w:rStyle w:val="pun"/>
          <w:rFonts w:ascii="Lucida Console" w:hAnsi="Lucida Console"/>
          <w:color w:val="666600"/>
          <w:sz w:val="18"/>
          <w:szCs w:val="18"/>
          <w:lang w:val="en-GB"/>
        </w:rPr>
        <w:t>.</w:t>
      </w:r>
    </w:p>
    <w:p w14:paraId="75961401" w14:textId="77777777" w:rsidR="008D14CB" w:rsidRDefault="008D14CB" w:rsidP="008D14CB">
      <w:pPr>
        <w:rPr>
          <w:lang w:val="en-GB"/>
        </w:rPr>
      </w:pPr>
      <w:bookmarkStart w:id="105" w:name="dialogSetMultiChoiceItems"/>
      <w:bookmarkEnd w:id="105"/>
    </w:p>
    <w:p w14:paraId="198A4ED8" w14:textId="77777777" w:rsidR="00027170" w:rsidRPr="008D14CB" w:rsidRDefault="00027170" w:rsidP="009144BE">
      <w:pPr>
        <w:pStyle w:val="berschrift7"/>
        <w:rPr>
          <w:sz w:val="27"/>
          <w:szCs w:val="27"/>
          <w:lang w:val="en-GB"/>
        </w:rPr>
      </w:pPr>
      <w:r w:rsidRPr="008D14CB">
        <w:rPr>
          <w:lang w:val="en-GB"/>
        </w:rPr>
        <w:t>dialogSetMultiChoiceItems</w:t>
      </w:r>
    </w:p>
    <w:p w14:paraId="69FF7E4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dialogSetMultiChoiceItems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selected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list of selected 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dialog multiple choice items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selection</w:t>
      </w:r>
      <w:r w:rsidRPr="00027170">
        <w:rPr>
          <w:rStyle w:val="pun"/>
          <w:rFonts w:ascii="Lucida Console" w:hAnsi="Lucida Console"/>
          <w:color w:val="666600"/>
          <w:sz w:val="18"/>
          <w:szCs w:val="18"/>
          <w:lang w:val="en-GB"/>
        </w:rPr>
        <w:t>.</w:t>
      </w:r>
    </w:p>
    <w:p w14:paraId="099C1A0D" w14:textId="77777777" w:rsidR="008D14CB" w:rsidRDefault="008D14CB" w:rsidP="008D14CB">
      <w:pPr>
        <w:rPr>
          <w:lang w:val="en-GB"/>
        </w:rPr>
      </w:pPr>
      <w:bookmarkStart w:id="106" w:name="dialogSetNegativeButtonText"/>
      <w:bookmarkEnd w:id="106"/>
    </w:p>
    <w:p w14:paraId="44A0174D" w14:textId="77777777" w:rsidR="00027170" w:rsidRPr="008D14CB" w:rsidRDefault="00027170" w:rsidP="009144BE">
      <w:pPr>
        <w:pStyle w:val="berschrift7"/>
        <w:rPr>
          <w:sz w:val="27"/>
          <w:szCs w:val="27"/>
          <w:lang w:val="en-GB"/>
        </w:rPr>
      </w:pPr>
      <w:r w:rsidRPr="008D14CB">
        <w:rPr>
          <w:lang w:val="en-GB"/>
        </w:rPr>
        <w:t>dialogSetNegativeButtonText</w:t>
      </w:r>
    </w:p>
    <w:p w14:paraId="4CAAAFC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dialogSetNegativeButtonText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alert dialog button text</w:t>
      </w:r>
      <w:r w:rsidRPr="00027170">
        <w:rPr>
          <w:rStyle w:val="pun"/>
          <w:rFonts w:ascii="Lucida Console" w:hAnsi="Lucida Console"/>
          <w:color w:val="666600"/>
          <w:sz w:val="18"/>
          <w:szCs w:val="18"/>
          <w:lang w:val="en-GB"/>
        </w:rPr>
        <w:t>.</w:t>
      </w:r>
    </w:p>
    <w:p w14:paraId="4B253D3A" w14:textId="77777777" w:rsidR="008D14CB" w:rsidRDefault="008D14CB" w:rsidP="008D14CB">
      <w:pPr>
        <w:rPr>
          <w:lang w:val="en-GB"/>
        </w:rPr>
      </w:pPr>
      <w:bookmarkStart w:id="107" w:name="dialogSetNeutralButtonText"/>
      <w:bookmarkEnd w:id="107"/>
    </w:p>
    <w:p w14:paraId="6EAACA29" w14:textId="77777777" w:rsidR="00027170" w:rsidRPr="008D14CB" w:rsidRDefault="00027170" w:rsidP="009144BE">
      <w:pPr>
        <w:pStyle w:val="berschrift7"/>
        <w:rPr>
          <w:sz w:val="27"/>
          <w:szCs w:val="27"/>
          <w:lang w:val="en-GB"/>
        </w:rPr>
      </w:pPr>
      <w:r w:rsidRPr="008D14CB">
        <w:rPr>
          <w:lang w:val="en-GB"/>
        </w:rPr>
        <w:t>dialogSetNeutralButtonText</w:t>
      </w:r>
    </w:p>
    <w:p w14:paraId="291A7CE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dialogSetNeutralButtonText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alert dialog button text</w:t>
      </w:r>
      <w:r w:rsidRPr="00027170">
        <w:rPr>
          <w:rStyle w:val="pun"/>
          <w:rFonts w:ascii="Lucida Console" w:hAnsi="Lucida Console"/>
          <w:color w:val="666600"/>
          <w:sz w:val="18"/>
          <w:szCs w:val="18"/>
          <w:lang w:val="en-GB"/>
        </w:rPr>
        <w:t>.</w:t>
      </w:r>
    </w:p>
    <w:p w14:paraId="7836AD6A" w14:textId="77777777" w:rsidR="008D14CB" w:rsidRDefault="008D14CB" w:rsidP="008D14CB">
      <w:pPr>
        <w:rPr>
          <w:lang w:val="en-GB"/>
        </w:rPr>
      </w:pPr>
      <w:bookmarkStart w:id="108" w:name="dialogSetPositiveButtonText"/>
      <w:bookmarkEnd w:id="108"/>
    </w:p>
    <w:p w14:paraId="64A7B33E" w14:textId="77777777" w:rsidR="00027170" w:rsidRPr="008D14CB" w:rsidRDefault="00027170" w:rsidP="009144BE">
      <w:pPr>
        <w:pStyle w:val="berschrift7"/>
        <w:rPr>
          <w:sz w:val="27"/>
          <w:szCs w:val="27"/>
          <w:lang w:val="en-GB"/>
        </w:rPr>
      </w:pPr>
      <w:r w:rsidRPr="008D14CB">
        <w:rPr>
          <w:lang w:val="en-GB"/>
        </w:rPr>
        <w:t>dialogSetPositiveButtonText</w:t>
      </w:r>
    </w:p>
    <w:p w14:paraId="1094358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dialogSetPositiveButtonText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alert dialog positive button text</w:t>
      </w:r>
      <w:r w:rsidRPr="00027170">
        <w:rPr>
          <w:rStyle w:val="pun"/>
          <w:rFonts w:ascii="Lucida Console" w:hAnsi="Lucida Console"/>
          <w:color w:val="666600"/>
          <w:sz w:val="18"/>
          <w:szCs w:val="18"/>
          <w:lang w:val="en-GB"/>
        </w:rPr>
        <w:t>.</w:t>
      </w:r>
    </w:p>
    <w:p w14:paraId="20D74EDF" w14:textId="77777777" w:rsidR="008D14CB" w:rsidRDefault="008D14CB" w:rsidP="008D14CB">
      <w:pPr>
        <w:rPr>
          <w:lang w:val="en-GB"/>
        </w:rPr>
      </w:pPr>
      <w:bookmarkStart w:id="109" w:name="dialogSetSingleChoiceItems"/>
      <w:bookmarkEnd w:id="109"/>
    </w:p>
    <w:p w14:paraId="7EF98305" w14:textId="77777777" w:rsidR="00027170" w:rsidRPr="008D14CB" w:rsidRDefault="00027170" w:rsidP="009144BE">
      <w:pPr>
        <w:pStyle w:val="berschrift7"/>
        <w:rPr>
          <w:sz w:val="27"/>
          <w:szCs w:val="27"/>
          <w:lang w:val="en-GB"/>
        </w:rPr>
      </w:pPr>
      <w:r w:rsidRPr="008D14CB">
        <w:rPr>
          <w:lang w:val="en-GB"/>
        </w:rPr>
        <w:t>dialogSetSingleChoiceItems</w:t>
      </w:r>
    </w:p>
    <w:p w14:paraId="452457F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dialogSetSingleChoiceItems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selected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selected item index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dialog single choice items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selected item</w:t>
      </w:r>
      <w:r w:rsidRPr="00027170">
        <w:rPr>
          <w:rStyle w:val="pun"/>
          <w:rFonts w:ascii="Lucida Console" w:hAnsi="Lucida Console"/>
          <w:color w:val="666600"/>
          <w:sz w:val="18"/>
          <w:szCs w:val="18"/>
          <w:lang w:val="en-GB"/>
        </w:rPr>
        <w:t>.</w:t>
      </w:r>
    </w:p>
    <w:p w14:paraId="1E508ACF" w14:textId="77777777" w:rsidR="008D14CB" w:rsidRDefault="008D14CB" w:rsidP="008D14CB">
      <w:pPr>
        <w:rPr>
          <w:lang w:val="en-GB"/>
        </w:rPr>
      </w:pPr>
      <w:bookmarkStart w:id="110" w:name="dialogShow"/>
      <w:bookmarkEnd w:id="110"/>
    </w:p>
    <w:p w14:paraId="12E9F162" w14:textId="77777777" w:rsidR="00027170" w:rsidRPr="008D14CB" w:rsidRDefault="00027170" w:rsidP="009144BE">
      <w:pPr>
        <w:pStyle w:val="berschrift7"/>
        <w:rPr>
          <w:sz w:val="27"/>
          <w:szCs w:val="27"/>
          <w:lang w:val="en-GB"/>
        </w:rPr>
      </w:pPr>
      <w:r w:rsidRPr="008D14CB">
        <w:rPr>
          <w:lang w:val="en-GB"/>
        </w:rPr>
        <w:t>dialogShow</w:t>
      </w:r>
    </w:p>
    <w:p w14:paraId="33DDE95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dialogShow</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Show</w:t>
      </w:r>
      <w:r w:rsidRPr="00027170">
        <w:rPr>
          <w:rStyle w:val="pln"/>
          <w:rFonts w:ascii="Lucida Console" w:hAnsi="Lucida Console"/>
          <w:color w:val="000000"/>
          <w:sz w:val="18"/>
          <w:szCs w:val="18"/>
          <w:lang w:val="en-GB"/>
        </w:rPr>
        <w:t xml:space="preserve"> dialog</w:t>
      </w:r>
      <w:r w:rsidRPr="00027170">
        <w:rPr>
          <w:rStyle w:val="pun"/>
          <w:rFonts w:ascii="Lucida Console" w:hAnsi="Lucida Console"/>
          <w:color w:val="666600"/>
          <w:sz w:val="18"/>
          <w:szCs w:val="18"/>
          <w:lang w:val="en-GB"/>
        </w:rPr>
        <w:t>.</w:t>
      </w:r>
    </w:p>
    <w:p w14:paraId="634D4C93" w14:textId="77777777" w:rsidR="008D14CB" w:rsidRDefault="008D14CB" w:rsidP="008D14CB">
      <w:pPr>
        <w:rPr>
          <w:lang w:val="en-GB"/>
        </w:rPr>
      </w:pPr>
      <w:bookmarkStart w:id="111" w:name="environment"/>
      <w:bookmarkEnd w:id="111"/>
    </w:p>
    <w:p w14:paraId="277F966B" w14:textId="77777777" w:rsidR="00027170" w:rsidRPr="008D14CB" w:rsidRDefault="00027170" w:rsidP="009144BE">
      <w:pPr>
        <w:pStyle w:val="berschrift7"/>
        <w:rPr>
          <w:sz w:val="27"/>
          <w:szCs w:val="27"/>
          <w:lang w:val="en-GB"/>
        </w:rPr>
      </w:pPr>
      <w:r w:rsidRPr="008D14CB">
        <w:rPr>
          <w:lang w:val="en-GB"/>
        </w:rPr>
        <w:t>environment</w:t>
      </w:r>
    </w:p>
    <w:p w14:paraId="64BA59B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environment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 map of various useful environment details</w:t>
      </w:r>
    </w:p>
    <w:p w14:paraId="5C11A3D1" w14:textId="77777777" w:rsidR="008D14CB" w:rsidRDefault="008D14CB" w:rsidP="008D14CB">
      <w:pPr>
        <w:rPr>
          <w:lang w:val="en-GB"/>
        </w:rPr>
      </w:pPr>
      <w:bookmarkStart w:id="112" w:name="eventClearBuffer"/>
      <w:bookmarkEnd w:id="112"/>
    </w:p>
    <w:p w14:paraId="2BC661F1" w14:textId="77777777" w:rsidR="00027170" w:rsidRPr="008D14CB" w:rsidRDefault="00027170" w:rsidP="009144BE">
      <w:pPr>
        <w:pStyle w:val="berschrift7"/>
        <w:rPr>
          <w:sz w:val="27"/>
          <w:szCs w:val="27"/>
          <w:lang w:val="en-GB"/>
        </w:rPr>
      </w:pPr>
      <w:r w:rsidRPr="008D14CB">
        <w:rPr>
          <w:lang w:val="en-GB"/>
        </w:rPr>
        <w:t>eventClearBuffer</w:t>
      </w:r>
    </w:p>
    <w:p w14:paraId="74A82C4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eventClearBuffer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Clears</w:t>
      </w:r>
      <w:r w:rsidRPr="00027170">
        <w:rPr>
          <w:rStyle w:val="pln"/>
          <w:rFonts w:ascii="Lucida Console" w:hAnsi="Lucida Console"/>
          <w:color w:val="000000"/>
          <w:sz w:val="18"/>
          <w:szCs w:val="18"/>
          <w:lang w:val="en-GB"/>
        </w:rPr>
        <w:t xml:space="preserve"> all events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buffer</w:t>
      </w:r>
      <w:r w:rsidRPr="00027170">
        <w:rPr>
          <w:rStyle w:val="pun"/>
          <w:rFonts w:ascii="Lucida Console" w:hAnsi="Lucida Console"/>
          <w:color w:val="666600"/>
          <w:sz w:val="18"/>
          <w:szCs w:val="18"/>
          <w:lang w:val="en-GB"/>
        </w:rPr>
        <w:t>.</w:t>
      </w:r>
    </w:p>
    <w:p w14:paraId="72B83FF7" w14:textId="77777777" w:rsidR="008D14CB" w:rsidRDefault="008D14CB" w:rsidP="008D14CB">
      <w:pPr>
        <w:rPr>
          <w:lang w:val="en-GB"/>
        </w:rPr>
      </w:pPr>
      <w:bookmarkStart w:id="113" w:name="eventGetBrodcastCategories"/>
      <w:bookmarkEnd w:id="113"/>
    </w:p>
    <w:p w14:paraId="217AD75A" w14:textId="77777777" w:rsidR="00027170" w:rsidRPr="008D14CB" w:rsidRDefault="00027170" w:rsidP="009144BE">
      <w:pPr>
        <w:pStyle w:val="berschrift7"/>
        <w:rPr>
          <w:sz w:val="27"/>
          <w:szCs w:val="27"/>
          <w:lang w:val="en-GB"/>
        </w:rPr>
      </w:pPr>
      <w:r w:rsidRPr="008D14CB">
        <w:rPr>
          <w:lang w:val="en-GB"/>
        </w:rPr>
        <w:t>eventGetBrodcastCategories</w:t>
      </w:r>
    </w:p>
    <w:p w14:paraId="00A44B7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eventGetBrodcastCategories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Lists</w:t>
      </w:r>
      <w:r w:rsidRPr="00027170">
        <w:rPr>
          <w:rStyle w:val="pln"/>
          <w:rFonts w:ascii="Lucida Console" w:hAnsi="Lucida Console"/>
          <w:color w:val="000000"/>
          <w:sz w:val="18"/>
          <w:szCs w:val="18"/>
          <w:lang w:val="en-GB"/>
        </w:rPr>
        <w:t xml:space="preserve"> all the broadcast signals we are listening </w:t>
      </w:r>
      <w:r w:rsidRPr="00027170">
        <w:rPr>
          <w:rStyle w:val="kwd"/>
          <w:rFonts w:ascii="Lucida Console" w:eastAsiaTheme="majorEastAsia" w:hAnsi="Lucida Console"/>
          <w:color w:val="000088"/>
          <w:sz w:val="18"/>
          <w:szCs w:val="18"/>
          <w:lang w:val="en-GB"/>
        </w:rPr>
        <w:t>for</w:t>
      </w:r>
    </w:p>
    <w:p w14:paraId="39F02824" w14:textId="77777777" w:rsidR="008D14CB" w:rsidRDefault="008D14CB" w:rsidP="008D14CB">
      <w:pPr>
        <w:rPr>
          <w:lang w:val="en-GB"/>
        </w:rPr>
      </w:pPr>
      <w:bookmarkStart w:id="114" w:name="eventPoll"/>
      <w:bookmarkEnd w:id="114"/>
    </w:p>
    <w:p w14:paraId="4D40B5FC" w14:textId="77777777" w:rsidR="00027170" w:rsidRPr="008D14CB" w:rsidRDefault="00027170" w:rsidP="009144BE">
      <w:pPr>
        <w:pStyle w:val="berschrift7"/>
        <w:rPr>
          <w:sz w:val="27"/>
          <w:szCs w:val="27"/>
          <w:lang w:val="en-GB"/>
        </w:rPr>
      </w:pPr>
      <w:r w:rsidRPr="008D14CB">
        <w:rPr>
          <w:lang w:val="en-GB"/>
        </w:rPr>
        <w:t>eventPoll</w:t>
      </w:r>
    </w:p>
    <w:p w14:paraId="46925FB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eventPoll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number_of_events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removes the oldest n events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location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sensor update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etc</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buffer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w:t>
      </w:r>
      <w:r w:rsidRPr="00027170">
        <w:rPr>
          <w:rStyle w:val="typ"/>
          <w:rFonts w:ascii="Lucida Console" w:hAnsi="Lucida Console"/>
          <w:color w:val="660066"/>
          <w:sz w:val="18"/>
          <w:szCs w:val="18"/>
          <w:lang w:val="en-GB"/>
        </w:rPr>
        <w:t>Maps</w:t>
      </w:r>
      <w:r w:rsidRPr="00027170">
        <w:rPr>
          <w:rStyle w:val="pln"/>
          <w:rFonts w:ascii="Lucida Console" w:hAnsi="Lucida Console"/>
          <w:color w:val="000000"/>
          <w:sz w:val="18"/>
          <w:szCs w:val="18"/>
          <w:lang w:val="en-GB"/>
        </w:rPr>
        <w:t xml:space="preserve"> of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properties</w:t>
      </w:r>
      <w:r w:rsidRPr="00027170">
        <w:rPr>
          <w:rStyle w:val="pun"/>
          <w:rFonts w:ascii="Lucida Console" w:hAnsi="Lucida Console"/>
          <w:color w:val="666600"/>
          <w:sz w:val="18"/>
          <w:szCs w:val="18"/>
          <w:lang w:val="en-GB"/>
        </w:rPr>
        <w:t>.</w:t>
      </w:r>
    </w:p>
    <w:p w14:paraId="786F8B4E" w14:textId="77777777" w:rsidR="008D14CB" w:rsidRDefault="008D14CB" w:rsidP="008D14CB">
      <w:pPr>
        <w:rPr>
          <w:lang w:val="en-GB"/>
        </w:rPr>
      </w:pPr>
      <w:bookmarkStart w:id="115" w:name="eventPost"/>
      <w:bookmarkEnd w:id="115"/>
    </w:p>
    <w:p w14:paraId="6A4031A2" w14:textId="77777777" w:rsidR="00027170" w:rsidRPr="008D14CB" w:rsidRDefault="00027170" w:rsidP="009144BE">
      <w:pPr>
        <w:pStyle w:val="berschrift7"/>
        <w:rPr>
          <w:sz w:val="27"/>
          <w:szCs w:val="27"/>
          <w:lang w:val="en-GB"/>
        </w:rPr>
      </w:pPr>
      <w:r w:rsidRPr="008D14CB">
        <w:rPr>
          <w:lang w:val="en-GB"/>
        </w:rPr>
        <w:t>eventPost</w:t>
      </w:r>
    </w:p>
    <w:p w14:paraId="3BBD0F4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eventPost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Name</w:t>
      </w:r>
      <w:r w:rsidRPr="00027170">
        <w:rPr>
          <w:rStyle w:val="pln"/>
          <w:rFonts w:ascii="Lucida Console" w:hAnsi="Lucida Console"/>
          <w:color w:val="000000"/>
          <w:sz w:val="18"/>
          <w:szCs w:val="18"/>
          <w:lang w:val="en-GB"/>
        </w:rPr>
        <w:t xml:space="preserve"> of </w:t>
      </w:r>
      <w:r w:rsidRPr="00027170">
        <w:rPr>
          <w:rStyle w:val="kwd"/>
          <w:rFonts w:ascii="Lucida Console" w:eastAsiaTheme="majorEastAsia" w:hAnsi="Lucida Console"/>
          <w:color w:val="000088"/>
          <w:sz w:val="18"/>
          <w:szCs w:val="18"/>
          <w:lang w:val="en-GB"/>
        </w:rPr>
        <w:t>event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data</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Data</w:t>
      </w:r>
      <w:r w:rsidRPr="00027170">
        <w:rPr>
          <w:rStyle w:val="pln"/>
          <w:rFonts w:ascii="Lucida Console" w:hAnsi="Lucida Console"/>
          <w:color w:val="000000"/>
          <w:sz w:val="18"/>
          <w:szCs w:val="18"/>
          <w:lang w:val="en-GB"/>
        </w:rPr>
        <w:t xml:space="preserve"> contained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event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enqueue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to </w:t>
      </w:r>
      <w:r w:rsidRPr="00027170">
        <w:rPr>
          <w:rStyle w:val="kwd"/>
          <w:rFonts w:ascii="Lucida Console" w:eastAsiaTheme="majorEastAsia" w:hAnsi="Lucida Console"/>
          <w:color w:val="000088"/>
          <w:sz w:val="18"/>
          <w:szCs w:val="18"/>
          <w:lang w:val="en-GB"/>
        </w:rPr>
        <w:t>False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you don</w:t>
      </w:r>
      <w:r w:rsidRPr="00027170">
        <w:rPr>
          <w:rStyle w:val="str"/>
          <w:rFonts w:ascii="Lucida Console" w:hAnsi="Lucida Console"/>
          <w:color w:val="008800"/>
          <w:sz w:val="18"/>
          <w:szCs w:val="18"/>
          <w:lang w:val="en-GB"/>
        </w:rPr>
        <w:t xml:space="preserve">'t want your   </w:t>
      </w:r>
      <w:r w:rsidRPr="00027170">
        <w:rPr>
          <w:rFonts w:ascii="Lucida Console" w:hAnsi="Lucida Console"/>
          <w:color w:val="008800"/>
          <w:sz w:val="18"/>
          <w:szCs w:val="18"/>
          <w:lang w:val="en-GB"/>
        </w:rPr>
        <w:br/>
      </w:r>
      <w:r w:rsidRPr="00027170">
        <w:rPr>
          <w:rStyle w:val="str"/>
          <w:rFonts w:ascii="Lucida Console" w:hAnsi="Lucida Console"/>
          <w:color w:val="008800"/>
          <w:sz w:val="18"/>
          <w:szCs w:val="18"/>
          <w:lang w:val="en-GB"/>
        </w:rPr>
        <w:t>events to be added to the event queue, just dispatched.)</w:t>
      </w:r>
      <w:r w:rsidRPr="00027170">
        <w:rPr>
          <w:rFonts w:ascii="Lucida Console" w:hAnsi="Lucida Console"/>
          <w:color w:val="008800"/>
          <w:sz w:val="18"/>
          <w:szCs w:val="18"/>
          <w:lang w:val="en-GB"/>
        </w:rPr>
        <w:br/>
      </w:r>
      <w:r w:rsidRPr="00027170">
        <w:rPr>
          <w:rFonts w:ascii="Lucida Console" w:hAnsi="Lucida Console"/>
          <w:color w:val="008800"/>
          <w:sz w:val="18"/>
          <w:szCs w:val="18"/>
          <w:lang w:val="en-GB"/>
        </w:rPr>
        <w:br/>
      </w:r>
      <w:r w:rsidRPr="00027170">
        <w:rPr>
          <w:rStyle w:val="str"/>
          <w:rFonts w:ascii="Lucida Console" w:hAnsi="Lucida Console"/>
          <w:color w:val="008800"/>
          <w:sz w:val="18"/>
          <w:szCs w:val="18"/>
          <w:lang w:val="en-GB"/>
        </w:rPr>
        <w:t>Post an event to the event queue.</w:t>
      </w:r>
    </w:p>
    <w:p w14:paraId="5EFF3708" w14:textId="77777777" w:rsidR="008D14CB" w:rsidRDefault="008D14CB" w:rsidP="008D14CB">
      <w:pPr>
        <w:rPr>
          <w:lang w:val="en-GB"/>
        </w:rPr>
      </w:pPr>
      <w:bookmarkStart w:id="116" w:name="eventRegisterForBroadcast"/>
      <w:bookmarkEnd w:id="116"/>
    </w:p>
    <w:p w14:paraId="7FEF28DC" w14:textId="77777777" w:rsidR="00027170" w:rsidRPr="008D14CB" w:rsidRDefault="00027170" w:rsidP="009144BE">
      <w:pPr>
        <w:pStyle w:val="berschrift7"/>
        <w:rPr>
          <w:sz w:val="27"/>
          <w:szCs w:val="27"/>
          <w:lang w:val="en-GB"/>
        </w:rPr>
      </w:pPr>
      <w:r w:rsidRPr="008D14CB">
        <w:rPr>
          <w:lang w:val="en-GB"/>
        </w:rPr>
        <w:t>eventRegisterForBroadcast</w:t>
      </w:r>
    </w:p>
    <w:p w14:paraId="14FF82E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eventRegisterForBroadcast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category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enqueue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Should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events be added to the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queue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only dispatched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Registers</w:t>
      </w:r>
      <w:r w:rsidRPr="00027170">
        <w:rPr>
          <w:rStyle w:val="pln"/>
          <w:rFonts w:ascii="Lucida Console" w:hAnsi="Lucida Console"/>
          <w:color w:val="000000"/>
          <w:sz w:val="18"/>
          <w:szCs w:val="18"/>
          <w:lang w:val="en-GB"/>
        </w:rPr>
        <w:t xml:space="preserve"> a listener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new</w:t>
      </w:r>
      <w:r w:rsidRPr="00027170">
        <w:rPr>
          <w:rStyle w:val="pln"/>
          <w:rFonts w:ascii="Lucida Console" w:hAnsi="Lucida Console"/>
          <w:color w:val="000000"/>
          <w:sz w:val="18"/>
          <w:szCs w:val="18"/>
          <w:lang w:val="en-GB"/>
        </w:rPr>
        <w:t xml:space="preserve"> broadcast signal</w:t>
      </w:r>
    </w:p>
    <w:p w14:paraId="294D7883" w14:textId="77777777" w:rsidR="008D14CB" w:rsidRDefault="008D14CB" w:rsidP="008D14CB">
      <w:pPr>
        <w:rPr>
          <w:lang w:val="en-GB"/>
        </w:rPr>
      </w:pPr>
      <w:bookmarkStart w:id="117" w:name="eventUnregisterForBroadcast"/>
      <w:bookmarkEnd w:id="117"/>
    </w:p>
    <w:p w14:paraId="1C1513F5" w14:textId="77777777" w:rsidR="00027170" w:rsidRPr="008D14CB" w:rsidRDefault="00027170" w:rsidP="009144BE">
      <w:pPr>
        <w:pStyle w:val="berschrift7"/>
        <w:rPr>
          <w:sz w:val="27"/>
          <w:szCs w:val="27"/>
          <w:lang w:val="en-GB"/>
        </w:rPr>
      </w:pPr>
      <w:r w:rsidRPr="008D14CB">
        <w:rPr>
          <w:lang w:val="en-GB"/>
        </w:rPr>
        <w:t>eventUnregisterForBroadcast</w:t>
      </w:r>
    </w:p>
    <w:p w14:paraId="6FAB53B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eventUnregisterForBroadcast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category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w:t>
      </w:r>
      <w:r w:rsidRPr="00027170">
        <w:rPr>
          <w:rStyle w:val="pln"/>
          <w:rFonts w:ascii="Lucida Console" w:hAnsi="Lucida Console"/>
          <w:color w:val="000000"/>
          <w:sz w:val="18"/>
          <w:szCs w:val="18"/>
          <w:lang w:val="en-GB"/>
        </w:rPr>
        <w:t xml:space="preserve"> listening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broadcast signal</w:t>
      </w:r>
    </w:p>
    <w:p w14:paraId="1AB7E97A" w14:textId="77777777" w:rsidR="008D14CB" w:rsidRDefault="008D14CB" w:rsidP="008D14CB">
      <w:pPr>
        <w:rPr>
          <w:lang w:val="en-GB"/>
        </w:rPr>
      </w:pPr>
      <w:bookmarkStart w:id="118" w:name="eventWait"/>
      <w:bookmarkEnd w:id="118"/>
    </w:p>
    <w:p w14:paraId="1C84BE2C" w14:textId="77777777" w:rsidR="00027170" w:rsidRPr="008D14CB" w:rsidRDefault="00027170" w:rsidP="009144BE">
      <w:pPr>
        <w:pStyle w:val="berschrift7"/>
        <w:rPr>
          <w:sz w:val="27"/>
          <w:szCs w:val="27"/>
          <w:lang w:val="en-GB"/>
        </w:rPr>
      </w:pPr>
      <w:r w:rsidRPr="008D14CB">
        <w:rPr>
          <w:lang w:val="en-GB"/>
        </w:rPr>
        <w:t>eventWait</w:t>
      </w:r>
    </w:p>
    <w:p w14:paraId="2B80511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eventWait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timeout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maximum time to wait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Blocks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an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occurs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returned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removed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buffer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properties</w:t>
      </w:r>
      <w:r w:rsidRPr="00027170">
        <w:rPr>
          <w:rStyle w:val="pun"/>
          <w:rFonts w:ascii="Lucida Console" w:hAnsi="Lucida Console"/>
          <w:color w:val="666600"/>
          <w:sz w:val="18"/>
          <w:szCs w:val="18"/>
          <w:lang w:val="en-GB"/>
        </w:rPr>
        <w:t>.</w:t>
      </w:r>
    </w:p>
    <w:p w14:paraId="74B38E2F" w14:textId="77777777" w:rsidR="008D14CB" w:rsidRDefault="008D14CB" w:rsidP="008D14CB">
      <w:pPr>
        <w:rPr>
          <w:lang w:val="en-GB"/>
        </w:rPr>
      </w:pPr>
      <w:bookmarkStart w:id="119" w:name="eventWaitFor"/>
      <w:bookmarkEnd w:id="119"/>
    </w:p>
    <w:p w14:paraId="27628F12" w14:textId="77777777" w:rsidR="00027170" w:rsidRPr="008D14CB" w:rsidRDefault="00027170" w:rsidP="009144BE">
      <w:pPr>
        <w:pStyle w:val="berschrift7"/>
        <w:rPr>
          <w:sz w:val="27"/>
          <w:szCs w:val="27"/>
          <w:lang w:val="en-GB"/>
        </w:rPr>
      </w:pPr>
      <w:r w:rsidRPr="008D14CB">
        <w:rPr>
          <w:lang w:val="en-GB"/>
        </w:rPr>
        <w:t>eventWaitFor</w:t>
      </w:r>
    </w:p>
    <w:p w14:paraId="0B1771E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eventWaitFor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eventName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timeout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maximum time to wait </w:t>
      </w:r>
      <w:r w:rsidRPr="00027170">
        <w:rPr>
          <w:rStyle w:val="pun"/>
          <w:rFonts w:ascii="Lucida Console" w:hAnsi="Lucida Console"/>
          <w:color w:val="666600"/>
          <w:sz w:val="18"/>
          <w:szCs w:val="18"/>
          <w:lang w:val="en-GB"/>
        </w:rPr>
        <w:t>(</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Blocks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an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supplied name occurs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returned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removed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buffer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properties</w:t>
      </w:r>
      <w:r w:rsidRPr="00027170">
        <w:rPr>
          <w:rStyle w:val="pun"/>
          <w:rFonts w:ascii="Lucida Console" w:hAnsi="Lucida Console"/>
          <w:color w:val="666600"/>
          <w:sz w:val="18"/>
          <w:szCs w:val="18"/>
          <w:lang w:val="en-GB"/>
        </w:rPr>
        <w:t>.</w:t>
      </w:r>
    </w:p>
    <w:p w14:paraId="1D791531" w14:textId="77777777" w:rsidR="008D14CB" w:rsidRDefault="008D14CB" w:rsidP="008D14CB">
      <w:pPr>
        <w:rPr>
          <w:lang w:val="en-GB"/>
        </w:rPr>
      </w:pPr>
      <w:bookmarkStart w:id="120" w:name="forceStopPackage"/>
      <w:bookmarkEnd w:id="120"/>
    </w:p>
    <w:p w14:paraId="492EB8B7" w14:textId="77777777" w:rsidR="00027170" w:rsidRPr="008D14CB" w:rsidRDefault="00027170" w:rsidP="009144BE">
      <w:pPr>
        <w:pStyle w:val="berschrift7"/>
        <w:rPr>
          <w:sz w:val="27"/>
          <w:szCs w:val="27"/>
          <w:lang w:val="en-GB"/>
        </w:rPr>
      </w:pPr>
      <w:r w:rsidRPr="008D14CB">
        <w:rPr>
          <w:lang w:val="en-GB"/>
        </w:rPr>
        <w:t>forceStopPackage</w:t>
      </w:r>
    </w:p>
    <w:p w14:paraId="20711C0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forceStopPackage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packageName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package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Force</w:t>
      </w:r>
      <w:r w:rsidRPr="00027170">
        <w:rPr>
          <w:rStyle w:val="pln"/>
          <w:rFonts w:ascii="Lucida Console" w:hAnsi="Lucida Console"/>
          <w:color w:val="000000"/>
          <w:sz w:val="18"/>
          <w:szCs w:val="18"/>
          <w:lang w:val="en-GB"/>
        </w:rPr>
        <w:t xml:space="preserve"> stops a </w:t>
      </w:r>
      <w:r w:rsidRPr="00027170">
        <w:rPr>
          <w:rStyle w:val="kwd"/>
          <w:rFonts w:ascii="Lucida Console" w:eastAsiaTheme="majorEastAsia" w:hAnsi="Lucida Console"/>
          <w:color w:val="000088"/>
          <w:sz w:val="18"/>
          <w:szCs w:val="18"/>
          <w:lang w:val="en-GB"/>
        </w:rPr>
        <w:t>package</w:t>
      </w:r>
      <w:r w:rsidRPr="00027170">
        <w:rPr>
          <w:rStyle w:val="pun"/>
          <w:rFonts w:ascii="Lucida Console" w:hAnsi="Lucida Console"/>
          <w:color w:val="666600"/>
          <w:sz w:val="18"/>
          <w:szCs w:val="18"/>
          <w:lang w:val="en-GB"/>
        </w:rPr>
        <w:t>.</w:t>
      </w:r>
    </w:p>
    <w:p w14:paraId="2E4BE579" w14:textId="77777777" w:rsidR="008D14CB" w:rsidRDefault="008D14CB" w:rsidP="008D14CB">
      <w:pPr>
        <w:rPr>
          <w:lang w:val="en-GB"/>
        </w:rPr>
      </w:pPr>
      <w:bookmarkStart w:id="121" w:name="fullDismiss"/>
      <w:bookmarkEnd w:id="121"/>
    </w:p>
    <w:p w14:paraId="30AF12A6" w14:textId="77777777" w:rsidR="00027170" w:rsidRPr="008D14CB" w:rsidRDefault="00027170" w:rsidP="009144BE">
      <w:pPr>
        <w:pStyle w:val="berschrift7"/>
        <w:rPr>
          <w:sz w:val="27"/>
          <w:szCs w:val="27"/>
          <w:lang w:val="en-GB"/>
        </w:rPr>
      </w:pPr>
      <w:r w:rsidRPr="008D14CB">
        <w:rPr>
          <w:lang w:val="en-GB"/>
        </w:rPr>
        <w:t>fullDismiss</w:t>
      </w:r>
    </w:p>
    <w:p w14:paraId="476B2CE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fullDismiss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Dismiss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Full</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Screen</w:t>
      </w:r>
      <w:r w:rsidRPr="00027170">
        <w:rPr>
          <w:rStyle w:val="pun"/>
          <w:rFonts w:ascii="Lucida Console" w:hAnsi="Lucida Console"/>
          <w:color w:val="666600"/>
          <w:sz w:val="18"/>
          <w:szCs w:val="18"/>
          <w:lang w:val="en-GB"/>
        </w:rPr>
        <w:t>.</w:t>
      </w:r>
    </w:p>
    <w:p w14:paraId="75A6F934" w14:textId="77777777" w:rsidR="008D14CB" w:rsidRDefault="008D14CB" w:rsidP="008D14CB">
      <w:pPr>
        <w:rPr>
          <w:lang w:val="en-GB"/>
        </w:rPr>
      </w:pPr>
      <w:bookmarkStart w:id="122" w:name="fullKeyOverride"/>
      <w:bookmarkEnd w:id="122"/>
    </w:p>
    <w:p w14:paraId="21B324D2" w14:textId="77777777" w:rsidR="00027170" w:rsidRPr="008D14CB" w:rsidRDefault="00027170" w:rsidP="009144BE">
      <w:pPr>
        <w:pStyle w:val="berschrift7"/>
        <w:rPr>
          <w:sz w:val="27"/>
          <w:szCs w:val="27"/>
          <w:lang w:val="en-GB"/>
        </w:rPr>
      </w:pPr>
      <w:r w:rsidRPr="008D14CB">
        <w:rPr>
          <w:lang w:val="en-GB"/>
        </w:rPr>
        <w:t>fullKeyOverride</w:t>
      </w:r>
    </w:p>
    <w:p w14:paraId="7098598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fullKeyOverride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keycodes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keycodes to </w:t>
      </w:r>
      <w:r w:rsidRPr="00027170">
        <w:rPr>
          <w:rStyle w:val="kwd"/>
          <w:rFonts w:ascii="Lucida Console" w:eastAsiaTheme="majorEastAsia" w:hAnsi="Lucida Console"/>
          <w:color w:val="000088"/>
          <w:sz w:val="18"/>
          <w:szCs w:val="18"/>
          <w:lang w:val="en-GB"/>
        </w:rPr>
        <w:t>override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Turn</w:t>
      </w:r>
      <w:r w:rsidRPr="00027170">
        <w:rPr>
          <w:rStyle w:val="pln"/>
          <w:rFonts w:ascii="Lucida Console" w:hAnsi="Lucida Console"/>
          <w:color w:val="000000"/>
          <w:sz w:val="18"/>
          <w:szCs w:val="18"/>
          <w:lang w:val="en-GB"/>
        </w:rPr>
        <w:t xml:space="preserve"> overriding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off</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Override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key actions</w:t>
      </w:r>
    </w:p>
    <w:p w14:paraId="1FAFE764" w14:textId="77777777" w:rsidR="008D14CB" w:rsidRDefault="008D14CB" w:rsidP="008D14CB">
      <w:pPr>
        <w:rPr>
          <w:lang w:val="en-GB"/>
        </w:rPr>
      </w:pPr>
      <w:bookmarkStart w:id="123" w:name="fullQuery"/>
      <w:bookmarkEnd w:id="123"/>
    </w:p>
    <w:p w14:paraId="3A4C9C4E" w14:textId="77777777" w:rsidR="00027170" w:rsidRPr="008D14CB" w:rsidRDefault="00027170" w:rsidP="009144BE">
      <w:pPr>
        <w:pStyle w:val="berschrift7"/>
        <w:rPr>
          <w:sz w:val="27"/>
          <w:szCs w:val="27"/>
          <w:lang w:val="en-GB"/>
        </w:rPr>
      </w:pPr>
      <w:r w:rsidRPr="008D14CB">
        <w:rPr>
          <w:lang w:val="en-GB"/>
        </w:rPr>
        <w:t>fullQuery</w:t>
      </w:r>
    </w:p>
    <w:p w14:paraId="28151FE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fullQuery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Fullscreen</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Properties</w:t>
      </w:r>
    </w:p>
    <w:p w14:paraId="4D76746E" w14:textId="77777777" w:rsidR="008D14CB" w:rsidRDefault="008D14CB" w:rsidP="008D14CB">
      <w:pPr>
        <w:rPr>
          <w:lang w:val="en-GB"/>
        </w:rPr>
      </w:pPr>
      <w:bookmarkStart w:id="124" w:name="fullQueryDetail"/>
      <w:bookmarkEnd w:id="124"/>
    </w:p>
    <w:p w14:paraId="545D75AE" w14:textId="77777777" w:rsidR="00027170" w:rsidRPr="008D14CB" w:rsidRDefault="00027170" w:rsidP="009144BE">
      <w:pPr>
        <w:pStyle w:val="berschrift7"/>
        <w:rPr>
          <w:sz w:val="27"/>
          <w:szCs w:val="27"/>
          <w:lang w:val="en-GB"/>
        </w:rPr>
      </w:pPr>
      <w:r w:rsidRPr="008D14CB">
        <w:rPr>
          <w:lang w:val="en-GB"/>
        </w:rPr>
        <w:t>fullQueryDetail</w:t>
      </w:r>
    </w:p>
    <w:p w14:paraId="2078664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fullQueryDetail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id of layout widget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Get</w:t>
      </w:r>
      <w:r w:rsidRPr="00027170">
        <w:rPr>
          <w:rStyle w:val="pln"/>
          <w:rFonts w:ascii="Lucida Console" w:hAnsi="Lucida Console"/>
          <w:color w:val="000000"/>
          <w:sz w:val="18"/>
          <w:szCs w:val="18"/>
          <w:lang w:val="en-GB"/>
        </w:rPr>
        <w:t xml:space="preserve"> fullscreen properties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specific widget</w:t>
      </w:r>
    </w:p>
    <w:p w14:paraId="45F7C7D8" w14:textId="77777777" w:rsidR="008D14CB" w:rsidRDefault="008D14CB" w:rsidP="008D14CB">
      <w:pPr>
        <w:rPr>
          <w:lang w:val="en-GB"/>
        </w:rPr>
      </w:pPr>
      <w:bookmarkStart w:id="125" w:name="fullSetList"/>
      <w:bookmarkEnd w:id="125"/>
    </w:p>
    <w:p w14:paraId="4DBA8974" w14:textId="77777777" w:rsidR="00027170" w:rsidRPr="008D14CB" w:rsidRDefault="00027170" w:rsidP="009144BE">
      <w:pPr>
        <w:pStyle w:val="berschrift7"/>
        <w:rPr>
          <w:sz w:val="27"/>
          <w:szCs w:val="27"/>
          <w:lang w:val="en-GB"/>
        </w:rPr>
      </w:pPr>
      <w:r w:rsidRPr="008D14CB">
        <w:rPr>
          <w:lang w:val="en-GB"/>
        </w:rPr>
        <w:t>fullSetList</w:t>
      </w:r>
    </w:p>
    <w:p w14:paraId="0837F4C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fullSetList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id of layout widget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list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to </w:t>
      </w:r>
      <w:r w:rsidRPr="00027170">
        <w:rPr>
          <w:rStyle w:val="kwd"/>
          <w:rFonts w:ascii="Lucida Console" w:eastAsiaTheme="majorEastAsia" w:hAnsi="Lucida Console"/>
          <w:color w:val="000088"/>
          <w:sz w:val="18"/>
          <w:szCs w:val="18"/>
          <w:lang w:val="en-GB"/>
        </w:rPr>
        <w:t>set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Attach</w:t>
      </w:r>
      <w:r w:rsidRPr="00027170">
        <w:rPr>
          <w:rStyle w:val="pln"/>
          <w:rFonts w:ascii="Lucida Console" w:hAnsi="Lucida Console"/>
          <w:color w:val="000000"/>
          <w:sz w:val="18"/>
          <w:szCs w:val="18"/>
          <w:lang w:val="en-GB"/>
        </w:rPr>
        <w:t xml:space="preserve"> a list to a fullscreen widget</w:t>
      </w:r>
    </w:p>
    <w:p w14:paraId="65B5E3EF" w14:textId="77777777" w:rsidR="008D14CB" w:rsidRDefault="008D14CB" w:rsidP="008D14CB">
      <w:pPr>
        <w:rPr>
          <w:lang w:val="en-GB"/>
        </w:rPr>
      </w:pPr>
      <w:bookmarkStart w:id="126" w:name="fullSetProperty"/>
      <w:bookmarkEnd w:id="126"/>
    </w:p>
    <w:p w14:paraId="0DF634C6" w14:textId="77777777" w:rsidR="00027170" w:rsidRPr="008D14CB" w:rsidRDefault="00027170" w:rsidP="009144BE">
      <w:pPr>
        <w:pStyle w:val="berschrift7"/>
        <w:rPr>
          <w:sz w:val="27"/>
          <w:szCs w:val="27"/>
          <w:lang w:val="en-GB"/>
        </w:rPr>
      </w:pPr>
      <w:r w:rsidRPr="008D14CB">
        <w:rPr>
          <w:lang w:val="en-GB"/>
        </w:rPr>
        <w:t>fullSetProperty</w:t>
      </w:r>
    </w:p>
    <w:p w14:paraId="3953477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fullSetProperty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id of layout widget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property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property to </w:t>
      </w:r>
      <w:r w:rsidRPr="00027170">
        <w:rPr>
          <w:rStyle w:val="kwd"/>
          <w:rFonts w:ascii="Lucida Console" w:eastAsiaTheme="majorEastAsia" w:hAnsi="Lucida Console"/>
          <w:color w:val="000088"/>
          <w:sz w:val="18"/>
          <w:szCs w:val="18"/>
          <w:lang w:val="en-GB"/>
        </w:rPr>
        <w:t>set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value to </w:t>
      </w:r>
      <w:r w:rsidRPr="00027170">
        <w:rPr>
          <w:rStyle w:val="kwd"/>
          <w:rFonts w:ascii="Lucida Console" w:eastAsiaTheme="majorEastAsia" w:hAnsi="Lucida Console"/>
          <w:color w:val="000088"/>
          <w:sz w:val="18"/>
          <w:szCs w:val="18"/>
          <w:lang w:val="en-GB"/>
        </w:rPr>
        <w:t>set</w:t>
      </w:r>
      <w:r w:rsidRPr="00027170">
        <w:rPr>
          <w:rStyle w:val="pln"/>
          <w:rFonts w:ascii="Lucida Console" w:hAnsi="Lucida Console"/>
          <w:color w:val="000000"/>
          <w:sz w:val="18"/>
          <w:szCs w:val="18"/>
          <w:lang w:val="en-GB"/>
        </w:rPr>
        <w:t xml:space="preserve"> property to</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fullscreen widget property</w:t>
      </w:r>
    </w:p>
    <w:p w14:paraId="4AE8F778" w14:textId="77777777" w:rsidR="008D14CB" w:rsidRDefault="008D14CB" w:rsidP="008D14CB">
      <w:pPr>
        <w:rPr>
          <w:lang w:val="en-GB"/>
        </w:rPr>
      </w:pPr>
      <w:bookmarkStart w:id="127" w:name="fullSetTitle"/>
      <w:bookmarkEnd w:id="127"/>
    </w:p>
    <w:p w14:paraId="666A97A0" w14:textId="77777777" w:rsidR="00027170" w:rsidRPr="008D14CB" w:rsidRDefault="00027170" w:rsidP="009144BE">
      <w:pPr>
        <w:pStyle w:val="berschrift7"/>
        <w:rPr>
          <w:sz w:val="27"/>
          <w:szCs w:val="27"/>
          <w:lang w:val="en-GB"/>
        </w:rPr>
      </w:pPr>
      <w:r w:rsidRPr="008D14CB">
        <w:rPr>
          <w:lang w:val="en-GB"/>
        </w:rPr>
        <w:t>fullSetTitle</w:t>
      </w:r>
    </w:p>
    <w:p w14:paraId="2247B79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fullSetTitle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Activity</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Title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the </w:t>
      </w:r>
      <w:r w:rsidRPr="00027170">
        <w:rPr>
          <w:rStyle w:val="typ"/>
          <w:rFonts w:ascii="Lucida Console" w:hAnsi="Lucida Console"/>
          <w:color w:val="660066"/>
          <w:sz w:val="18"/>
          <w:szCs w:val="18"/>
          <w:lang w:val="en-GB"/>
        </w:rPr>
        <w:t>Full</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Screen</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Activity</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Title</w:t>
      </w:r>
    </w:p>
    <w:p w14:paraId="345A9C88" w14:textId="77777777" w:rsidR="008D14CB" w:rsidRDefault="008D14CB" w:rsidP="008D14CB">
      <w:pPr>
        <w:rPr>
          <w:lang w:val="en-GB"/>
        </w:rPr>
      </w:pPr>
      <w:bookmarkStart w:id="128" w:name="fullShow"/>
      <w:bookmarkEnd w:id="128"/>
    </w:p>
    <w:p w14:paraId="1333D93D" w14:textId="77777777" w:rsidR="00027170" w:rsidRPr="008D14CB" w:rsidRDefault="00027170" w:rsidP="009144BE">
      <w:pPr>
        <w:pStyle w:val="berschrift7"/>
        <w:rPr>
          <w:sz w:val="27"/>
          <w:szCs w:val="27"/>
          <w:lang w:val="en-GB"/>
        </w:rPr>
      </w:pPr>
      <w:r w:rsidRPr="008D14CB">
        <w:rPr>
          <w:lang w:val="en-GB"/>
        </w:rPr>
        <w:t>fullShow</w:t>
      </w:r>
    </w:p>
    <w:p w14:paraId="4721A5B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fullShow</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layout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containing </w:t>
      </w:r>
      <w:r w:rsidRPr="00027170">
        <w:rPr>
          <w:rStyle w:val="typ"/>
          <w:rFonts w:ascii="Lucida Console" w:hAnsi="Lucida Console"/>
          <w:color w:val="660066"/>
          <w:sz w:val="18"/>
          <w:szCs w:val="18"/>
          <w:lang w:val="en-GB"/>
        </w:rPr>
        <w:t>View</w:t>
      </w:r>
      <w:r w:rsidRPr="00027170">
        <w:rPr>
          <w:rStyle w:val="pln"/>
          <w:rFonts w:ascii="Lucida Console" w:hAnsi="Lucida Console"/>
          <w:color w:val="000000"/>
          <w:sz w:val="18"/>
          <w:szCs w:val="18"/>
          <w:lang w:val="en-GB"/>
        </w:rPr>
        <w:t xml:space="preserve"> layout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Activity</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Title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Show</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Full</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Screen</w:t>
      </w:r>
      <w:r w:rsidRPr="00027170">
        <w:rPr>
          <w:rStyle w:val="pun"/>
          <w:rFonts w:ascii="Lucida Console" w:hAnsi="Lucida Console"/>
          <w:color w:val="666600"/>
          <w:sz w:val="18"/>
          <w:szCs w:val="18"/>
          <w:lang w:val="en-GB"/>
        </w:rPr>
        <w:t>.</w:t>
      </w:r>
    </w:p>
    <w:p w14:paraId="70E046C8" w14:textId="77777777" w:rsidR="008D14CB" w:rsidRDefault="008D14CB" w:rsidP="008D14CB">
      <w:pPr>
        <w:rPr>
          <w:lang w:val="en-GB"/>
        </w:rPr>
      </w:pPr>
      <w:bookmarkStart w:id="129" w:name="generateDtmfTones"/>
      <w:bookmarkEnd w:id="129"/>
    </w:p>
    <w:p w14:paraId="670861E9" w14:textId="77777777" w:rsidR="00027170" w:rsidRPr="008D14CB" w:rsidRDefault="00027170" w:rsidP="009144BE">
      <w:pPr>
        <w:pStyle w:val="berschrift7"/>
        <w:rPr>
          <w:sz w:val="27"/>
          <w:szCs w:val="27"/>
          <w:lang w:val="en-GB"/>
        </w:rPr>
      </w:pPr>
      <w:r w:rsidRPr="008D14CB">
        <w:rPr>
          <w:lang w:val="en-GB"/>
        </w:rPr>
        <w:t>generateDtmfTones</w:t>
      </w:r>
    </w:p>
    <w:p w14:paraId="47A1203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generateDtmfTones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phoneNumber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toneDuration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duration of each tone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milliseconds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w:t>
      </w:r>
      <w:r w:rsidRPr="00027170">
        <w:rPr>
          <w:rStyle w:val="pln"/>
          <w:rFonts w:ascii="Lucida Console" w:hAnsi="Lucida Console"/>
          <w:color w:val="000000"/>
          <w:sz w:val="18"/>
          <w:szCs w:val="18"/>
          <w:lang w:val="en-GB"/>
        </w:rPr>
        <w:t xml:space="preserve"> DTMF tones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given phone number</w:t>
      </w:r>
      <w:r w:rsidRPr="00027170">
        <w:rPr>
          <w:rStyle w:val="pun"/>
          <w:rFonts w:ascii="Lucida Console" w:hAnsi="Lucida Console"/>
          <w:color w:val="666600"/>
          <w:sz w:val="18"/>
          <w:szCs w:val="18"/>
          <w:lang w:val="en-GB"/>
        </w:rPr>
        <w:t>.</w:t>
      </w:r>
    </w:p>
    <w:p w14:paraId="0B5D4EB3" w14:textId="77777777" w:rsidR="008D14CB" w:rsidRDefault="008D14CB" w:rsidP="008D14CB">
      <w:pPr>
        <w:rPr>
          <w:lang w:val="en-GB"/>
        </w:rPr>
      </w:pPr>
      <w:bookmarkStart w:id="130" w:name="geocode"/>
      <w:bookmarkEnd w:id="130"/>
    </w:p>
    <w:p w14:paraId="15A0DA68" w14:textId="77777777" w:rsidR="00027170" w:rsidRPr="008D14CB" w:rsidRDefault="00027170" w:rsidP="009144BE">
      <w:pPr>
        <w:pStyle w:val="berschrift7"/>
        <w:rPr>
          <w:sz w:val="27"/>
          <w:szCs w:val="27"/>
          <w:lang w:val="en-GB"/>
        </w:rPr>
      </w:pPr>
      <w:r w:rsidRPr="008D14CB">
        <w:rPr>
          <w:lang w:val="en-GB"/>
        </w:rPr>
        <w:t>geocode</w:t>
      </w:r>
    </w:p>
    <w:p w14:paraId="56E7962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geocode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Double</w:t>
      </w:r>
      <w:r w:rsidRPr="00027170">
        <w:rPr>
          <w:rStyle w:val="pln"/>
          <w:rFonts w:ascii="Lucida Console" w:hAnsi="Lucida Console"/>
          <w:color w:val="000000"/>
          <w:sz w:val="18"/>
          <w:szCs w:val="18"/>
          <w:lang w:val="en-GB"/>
        </w:rPr>
        <w:t xml:space="preserve"> latitude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Double</w:t>
      </w:r>
      <w:r w:rsidRPr="00027170">
        <w:rPr>
          <w:rStyle w:val="pln"/>
          <w:rFonts w:ascii="Lucida Console" w:hAnsi="Lucida Console"/>
          <w:color w:val="000000"/>
          <w:sz w:val="18"/>
          <w:szCs w:val="18"/>
          <w:lang w:val="en-GB"/>
        </w:rPr>
        <w:t xml:space="preserve"> longitude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maxResults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maximum number of results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list of addresses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given latitude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longitude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A list of addresses</w:t>
      </w:r>
      <w:r w:rsidRPr="00027170">
        <w:rPr>
          <w:rStyle w:val="pun"/>
          <w:rFonts w:ascii="Lucida Console" w:hAnsi="Lucida Console"/>
          <w:color w:val="666600"/>
          <w:sz w:val="18"/>
          <w:szCs w:val="18"/>
          <w:lang w:val="en-GB"/>
        </w:rPr>
        <w:t>.</w:t>
      </w:r>
    </w:p>
    <w:p w14:paraId="0D785639" w14:textId="77777777" w:rsidR="008D14CB" w:rsidRDefault="008D14CB" w:rsidP="008D14CB">
      <w:pPr>
        <w:rPr>
          <w:lang w:val="en-GB"/>
        </w:rPr>
      </w:pPr>
      <w:bookmarkStart w:id="131" w:name="getCellLocation"/>
      <w:bookmarkEnd w:id="131"/>
    </w:p>
    <w:p w14:paraId="5C908C71" w14:textId="77777777" w:rsidR="00027170" w:rsidRPr="008D14CB" w:rsidRDefault="00027170" w:rsidP="009144BE">
      <w:pPr>
        <w:pStyle w:val="berschrift7"/>
        <w:rPr>
          <w:sz w:val="27"/>
          <w:szCs w:val="27"/>
          <w:lang w:val="en-GB"/>
        </w:rPr>
      </w:pPr>
      <w:r w:rsidRPr="008D14CB">
        <w:rPr>
          <w:lang w:val="en-GB"/>
        </w:rPr>
        <w:t>getCellLocation</w:t>
      </w:r>
    </w:p>
    <w:p w14:paraId="3068ACA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getCellLocation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cell location</w:t>
      </w:r>
      <w:r w:rsidRPr="00027170">
        <w:rPr>
          <w:rStyle w:val="pun"/>
          <w:rFonts w:ascii="Lucida Console" w:hAnsi="Lucida Console"/>
          <w:color w:val="666600"/>
          <w:sz w:val="18"/>
          <w:szCs w:val="18"/>
          <w:lang w:val="en-GB"/>
        </w:rPr>
        <w:t>.</w:t>
      </w:r>
    </w:p>
    <w:p w14:paraId="3AB5830D" w14:textId="77777777" w:rsidR="008D14CB" w:rsidRDefault="008D14CB" w:rsidP="008D14CB">
      <w:pPr>
        <w:rPr>
          <w:lang w:val="en-GB"/>
        </w:rPr>
      </w:pPr>
      <w:bookmarkStart w:id="132" w:name="getClipboard"/>
      <w:bookmarkEnd w:id="132"/>
    </w:p>
    <w:p w14:paraId="60715C84" w14:textId="77777777" w:rsidR="00027170" w:rsidRPr="008D14CB" w:rsidRDefault="00027170" w:rsidP="009144BE">
      <w:pPr>
        <w:pStyle w:val="berschrift7"/>
        <w:rPr>
          <w:sz w:val="27"/>
          <w:szCs w:val="27"/>
          <w:lang w:val="en-GB"/>
        </w:rPr>
      </w:pPr>
      <w:r w:rsidRPr="008D14CB">
        <w:rPr>
          <w:lang w:val="en-GB"/>
        </w:rPr>
        <w:t>getClipboard</w:t>
      </w:r>
    </w:p>
    <w:p w14:paraId="77F7292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getClipboard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Read</w:t>
      </w:r>
      <w:r w:rsidRPr="00027170">
        <w:rPr>
          <w:rStyle w:val="pln"/>
          <w:rFonts w:ascii="Lucida Console" w:hAnsi="Lucida Console"/>
          <w:color w:val="000000"/>
          <w:sz w:val="18"/>
          <w:szCs w:val="18"/>
          <w:lang w:val="en-GB"/>
        </w:rPr>
        <w:t xml:space="preserve"> text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clipboard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text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clipboard</w:t>
      </w:r>
      <w:r w:rsidRPr="00027170">
        <w:rPr>
          <w:rStyle w:val="pun"/>
          <w:rFonts w:ascii="Lucida Console" w:hAnsi="Lucida Console"/>
          <w:color w:val="666600"/>
          <w:sz w:val="18"/>
          <w:szCs w:val="18"/>
          <w:lang w:val="en-GB"/>
        </w:rPr>
        <w:t>.</w:t>
      </w:r>
    </w:p>
    <w:p w14:paraId="5FF22736" w14:textId="77777777" w:rsidR="008D14CB" w:rsidRDefault="008D14CB" w:rsidP="008D14CB">
      <w:pPr>
        <w:rPr>
          <w:lang w:val="en-GB"/>
        </w:rPr>
      </w:pPr>
      <w:bookmarkStart w:id="133" w:name="getConstants"/>
      <w:bookmarkEnd w:id="133"/>
    </w:p>
    <w:p w14:paraId="67D73A6D" w14:textId="77777777" w:rsidR="00027170" w:rsidRPr="008D14CB" w:rsidRDefault="00027170" w:rsidP="009144BE">
      <w:pPr>
        <w:pStyle w:val="berschrift7"/>
        <w:rPr>
          <w:sz w:val="27"/>
          <w:szCs w:val="27"/>
          <w:lang w:val="en-GB"/>
        </w:rPr>
      </w:pPr>
      <w:r w:rsidRPr="008D14CB">
        <w:rPr>
          <w:lang w:val="en-GB"/>
        </w:rPr>
        <w:t>getConstants</w:t>
      </w:r>
    </w:p>
    <w:p w14:paraId="46E9527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getConstants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classname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Class</w:t>
      </w:r>
      <w:r w:rsidRPr="00027170">
        <w:rPr>
          <w:rStyle w:val="pln"/>
          <w:rFonts w:ascii="Lucida Console" w:hAnsi="Lucida Console"/>
          <w:color w:val="000000"/>
          <w:sz w:val="18"/>
          <w:szCs w:val="18"/>
          <w:lang w:val="en-GB"/>
        </w:rPr>
        <w:t xml:space="preserve"> to </w:t>
      </w:r>
      <w:r w:rsidRPr="00027170">
        <w:rPr>
          <w:rStyle w:val="kwd"/>
          <w:rFonts w:ascii="Lucida Console" w:eastAsiaTheme="majorEastAsia" w:hAnsi="Lucida Console"/>
          <w:color w:val="000088"/>
          <w:sz w:val="18"/>
          <w:szCs w:val="18"/>
          <w:lang w:val="en-GB"/>
        </w:rPr>
        <w:t>get</w:t>
      </w:r>
      <w:r w:rsidRPr="00027170">
        <w:rPr>
          <w:rStyle w:val="pln"/>
          <w:rFonts w:ascii="Lucida Console" w:hAnsi="Lucida Console"/>
          <w:color w:val="000000"/>
          <w:sz w:val="18"/>
          <w:szCs w:val="18"/>
          <w:lang w:val="en-GB"/>
        </w:rPr>
        <w:t xml:space="preserve"> constants </w:t>
      </w:r>
      <w:r w:rsidRPr="00027170">
        <w:rPr>
          <w:rStyle w:val="kwd"/>
          <w:rFonts w:ascii="Lucida Console" w:eastAsiaTheme="majorEastAsia" w:hAnsi="Lucida Console"/>
          <w:color w:val="000088"/>
          <w:sz w:val="18"/>
          <w:szCs w:val="18"/>
          <w:lang w:val="en-GB"/>
        </w:rPr>
        <w:t>from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Get</w:t>
      </w:r>
      <w:r w:rsidRPr="00027170">
        <w:rPr>
          <w:rStyle w:val="pln"/>
          <w:rFonts w:ascii="Lucida Console" w:hAnsi="Lucida Console"/>
          <w:color w:val="000000"/>
          <w:sz w:val="18"/>
          <w:szCs w:val="18"/>
          <w:lang w:val="en-GB"/>
        </w:rPr>
        <w:t xml:space="preserve"> list of constants </w:t>
      </w:r>
      <w:r w:rsidRPr="00027170">
        <w:rPr>
          <w:rStyle w:val="pun"/>
          <w:rFonts w:ascii="Lucida Console" w:hAnsi="Lucida Console"/>
          <w:color w:val="666600"/>
          <w:sz w:val="18"/>
          <w:szCs w:val="18"/>
          <w:lang w:val="en-GB"/>
        </w:rPr>
        <w:t>(</w:t>
      </w:r>
      <w:r w:rsidRPr="00027170">
        <w:rPr>
          <w:rStyle w:val="kwd"/>
          <w:rFonts w:ascii="Lucida Console" w:eastAsiaTheme="majorEastAsia" w:hAnsi="Lucida Console"/>
          <w:color w:val="000088"/>
          <w:sz w:val="18"/>
          <w:szCs w:val="18"/>
          <w:lang w:val="en-GB"/>
        </w:rPr>
        <w:t>static</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final</w:t>
      </w:r>
      <w:r w:rsidRPr="00027170">
        <w:rPr>
          <w:rStyle w:val="pln"/>
          <w:rFonts w:ascii="Lucida Console" w:hAnsi="Lucida Console"/>
          <w:color w:val="000000"/>
          <w:sz w:val="18"/>
          <w:szCs w:val="18"/>
          <w:lang w:val="en-GB"/>
        </w:rPr>
        <w:t xml:space="preserve"> fields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class</w:t>
      </w:r>
    </w:p>
    <w:p w14:paraId="000CBA02" w14:textId="77777777" w:rsidR="008D14CB" w:rsidRDefault="008D14CB" w:rsidP="008D14CB">
      <w:pPr>
        <w:rPr>
          <w:lang w:val="en-GB"/>
        </w:rPr>
      </w:pPr>
      <w:bookmarkStart w:id="134" w:name="getDeviceId"/>
      <w:bookmarkEnd w:id="134"/>
    </w:p>
    <w:p w14:paraId="034882FF" w14:textId="77777777" w:rsidR="00027170" w:rsidRPr="008D14CB" w:rsidRDefault="00027170" w:rsidP="009144BE">
      <w:pPr>
        <w:pStyle w:val="berschrift7"/>
        <w:rPr>
          <w:sz w:val="27"/>
          <w:szCs w:val="27"/>
          <w:lang w:val="en-GB"/>
        </w:rPr>
      </w:pPr>
      <w:r w:rsidRPr="008D14CB">
        <w:rPr>
          <w:lang w:val="en-GB"/>
        </w:rPr>
        <w:t>getDeviceId</w:t>
      </w:r>
    </w:p>
    <w:p w14:paraId="0FD620D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getDeviceId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unique device 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example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IMEI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GSM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the MEID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CDMA phones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device ID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available</w:t>
      </w:r>
      <w:r w:rsidRPr="00027170">
        <w:rPr>
          <w:rStyle w:val="pun"/>
          <w:rFonts w:ascii="Lucida Console" w:hAnsi="Lucida Console"/>
          <w:color w:val="666600"/>
          <w:sz w:val="18"/>
          <w:szCs w:val="18"/>
          <w:lang w:val="en-GB"/>
        </w:rPr>
        <w:t>.</w:t>
      </w:r>
    </w:p>
    <w:p w14:paraId="24B5D18E" w14:textId="77777777" w:rsidR="008D14CB" w:rsidRDefault="008D14CB" w:rsidP="008D14CB">
      <w:pPr>
        <w:rPr>
          <w:lang w:val="en-GB"/>
        </w:rPr>
      </w:pPr>
      <w:bookmarkStart w:id="135" w:name="getDeviceSoftwareVersion"/>
      <w:bookmarkEnd w:id="135"/>
    </w:p>
    <w:p w14:paraId="6E34FDE2" w14:textId="77777777" w:rsidR="00027170" w:rsidRPr="008D14CB" w:rsidRDefault="00027170" w:rsidP="009144BE">
      <w:pPr>
        <w:pStyle w:val="berschrift7"/>
        <w:rPr>
          <w:sz w:val="27"/>
          <w:szCs w:val="27"/>
          <w:lang w:val="en-GB"/>
        </w:rPr>
      </w:pPr>
      <w:r w:rsidRPr="008D14CB">
        <w:rPr>
          <w:lang w:val="en-GB"/>
        </w:rPr>
        <w:t>getDeviceSoftwareVersion</w:t>
      </w:r>
    </w:p>
    <w:p w14:paraId="01FCB1C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getDeviceSoftwareVersion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software version number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device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example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IMEI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SV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GSM phones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software version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available</w:t>
      </w:r>
      <w:r w:rsidRPr="00027170">
        <w:rPr>
          <w:rStyle w:val="pun"/>
          <w:rFonts w:ascii="Lucida Console" w:hAnsi="Lucida Console"/>
          <w:color w:val="666600"/>
          <w:sz w:val="18"/>
          <w:szCs w:val="18"/>
          <w:lang w:val="en-GB"/>
        </w:rPr>
        <w:t>.</w:t>
      </w:r>
    </w:p>
    <w:p w14:paraId="563DD220" w14:textId="77777777" w:rsidR="008D14CB" w:rsidRDefault="008D14CB" w:rsidP="008D14CB">
      <w:pPr>
        <w:rPr>
          <w:lang w:val="en-GB"/>
        </w:rPr>
      </w:pPr>
      <w:bookmarkStart w:id="136" w:name="getInput"/>
      <w:bookmarkEnd w:id="136"/>
    </w:p>
    <w:p w14:paraId="1CB2E880" w14:textId="77777777" w:rsidR="00027170" w:rsidRPr="008D14CB" w:rsidRDefault="00027170" w:rsidP="009144BE">
      <w:pPr>
        <w:pStyle w:val="berschrift7"/>
        <w:rPr>
          <w:sz w:val="27"/>
          <w:szCs w:val="27"/>
          <w:lang w:val="en-GB"/>
        </w:rPr>
      </w:pPr>
      <w:r w:rsidRPr="008D14CB">
        <w:rPr>
          <w:lang w:val="en-GB"/>
        </w:rPr>
        <w:t>getInput</w:t>
      </w:r>
    </w:p>
    <w:p w14:paraId="168E3CE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getInput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SL4A </w:t>
      </w:r>
      <w:r w:rsidRPr="00027170">
        <w:rPr>
          <w:rStyle w:val="typ"/>
          <w:rFonts w:ascii="Lucida Console" w:hAnsi="Lucida Console"/>
          <w:color w:val="660066"/>
          <w:sz w:val="18"/>
          <w:szCs w:val="18"/>
          <w:lang w:val="en-GB"/>
        </w:rPr>
        <w:t>Input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 of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enter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to display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above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Queries</w:t>
      </w:r>
      <w:r w:rsidRPr="00027170">
        <w:rPr>
          <w:rStyle w:val="pln"/>
          <w:rFonts w:ascii="Lucida Console" w:hAnsi="Lucida Console"/>
          <w:color w:val="000000"/>
          <w:sz w:val="18"/>
          <w:szCs w:val="18"/>
          <w:lang w:val="en-GB"/>
        </w:rPr>
        <w:t xml:space="preserve"> the user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text input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Deprecated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r3</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dialogGetInput instead</w:t>
      </w:r>
      <w:r w:rsidRPr="00027170">
        <w:rPr>
          <w:rStyle w:val="pun"/>
          <w:rFonts w:ascii="Lucida Console" w:hAnsi="Lucida Console"/>
          <w:color w:val="666600"/>
          <w:sz w:val="18"/>
          <w:szCs w:val="18"/>
          <w:lang w:val="en-GB"/>
        </w:rPr>
        <w:t>.</w:t>
      </w:r>
    </w:p>
    <w:p w14:paraId="69C46CC5" w14:textId="77777777" w:rsidR="008D14CB" w:rsidRDefault="008D14CB" w:rsidP="008D14CB">
      <w:pPr>
        <w:rPr>
          <w:lang w:val="en-GB"/>
        </w:rPr>
      </w:pPr>
      <w:bookmarkStart w:id="137" w:name="getIntent"/>
      <w:bookmarkEnd w:id="137"/>
    </w:p>
    <w:p w14:paraId="2F8DBA81" w14:textId="77777777" w:rsidR="00027170" w:rsidRPr="008D14CB" w:rsidRDefault="00027170" w:rsidP="009144BE">
      <w:pPr>
        <w:pStyle w:val="berschrift7"/>
        <w:rPr>
          <w:sz w:val="27"/>
          <w:szCs w:val="27"/>
          <w:lang w:val="en-GB"/>
        </w:rPr>
      </w:pPr>
      <w:r w:rsidRPr="008D14CB">
        <w:rPr>
          <w:lang w:val="en-GB"/>
        </w:rPr>
        <w:t>getIntent</w:t>
      </w:r>
    </w:p>
    <w:p w14:paraId="6B38A0C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intent that launched the script</w:t>
      </w:r>
      <w:r w:rsidRPr="00027170">
        <w:rPr>
          <w:rStyle w:val="pun"/>
          <w:rFonts w:ascii="Lucida Console" w:hAnsi="Lucida Console"/>
          <w:color w:val="666600"/>
          <w:sz w:val="18"/>
          <w:szCs w:val="18"/>
          <w:lang w:val="en-GB"/>
        </w:rPr>
        <w:t>.</w:t>
      </w:r>
    </w:p>
    <w:p w14:paraId="767D0227" w14:textId="77777777" w:rsidR="008D14CB" w:rsidRDefault="008D14CB" w:rsidP="008D14CB">
      <w:pPr>
        <w:rPr>
          <w:lang w:val="en-GB"/>
        </w:rPr>
      </w:pPr>
      <w:bookmarkStart w:id="138" w:name="getLastKnownLocation"/>
      <w:bookmarkEnd w:id="138"/>
    </w:p>
    <w:p w14:paraId="34C888C8" w14:textId="77777777" w:rsidR="00027170" w:rsidRPr="008D14CB" w:rsidRDefault="00027170" w:rsidP="009144BE">
      <w:pPr>
        <w:pStyle w:val="berschrift7"/>
        <w:rPr>
          <w:sz w:val="27"/>
          <w:szCs w:val="27"/>
          <w:lang w:val="en-GB"/>
        </w:rPr>
      </w:pPr>
      <w:r w:rsidRPr="008D14CB">
        <w:rPr>
          <w:lang w:val="en-GB"/>
        </w:rPr>
        <w:t>getLastKnownLocation</w:t>
      </w:r>
    </w:p>
    <w:p w14:paraId="0C3428D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getLastKnownLocation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last</w:t>
      </w:r>
      <w:r w:rsidRPr="00027170">
        <w:rPr>
          <w:rStyle w:val="pln"/>
          <w:rFonts w:ascii="Lucida Console" w:hAnsi="Lucida Console"/>
          <w:color w:val="000000"/>
          <w:sz w:val="18"/>
          <w:szCs w:val="18"/>
          <w:lang w:val="en-GB"/>
        </w:rPr>
        <w:t xml:space="preserve"> known location of the device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map of location information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provider</w:t>
      </w:r>
      <w:r w:rsidRPr="00027170">
        <w:rPr>
          <w:rStyle w:val="pun"/>
          <w:rFonts w:ascii="Lucida Console" w:hAnsi="Lucida Console"/>
          <w:color w:val="666600"/>
          <w:sz w:val="18"/>
          <w:szCs w:val="18"/>
          <w:lang w:val="en-GB"/>
        </w:rPr>
        <w:t>.</w:t>
      </w:r>
    </w:p>
    <w:p w14:paraId="480E8A54" w14:textId="77777777" w:rsidR="008D14CB" w:rsidRDefault="008D14CB" w:rsidP="008D14CB">
      <w:pPr>
        <w:rPr>
          <w:lang w:val="en-GB"/>
        </w:rPr>
      </w:pPr>
      <w:bookmarkStart w:id="139" w:name="getLaunchableApplications"/>
      <w:bookmarkEnd w:id="139"/>
    </w:p>
    <w:p w14:paraId="70DD9F64" w14:textId="77777777" w:rsidR="00027170" w:rsidRPr="008D14CB" w:rsidRDefault="00027170" w:rsidP="009144BE">
      <w:pPr>
        <w:pStyle w:val="berschrift7"/>
        <w:rPr>
          <w:sz w:val="27"/>
          <w:szCs w:val="27"/>
          <w:lang w:val="en-GB"/>
        </w:rPr>
      </w:pPr>
      <w:r w:rsidRPr="008D14CB">
        <w:rPr>
          <w:lang w:val="en-GB"/>
        </w:rPr>
        <w:t>getLaunchableApplications</w:t>
      </w:r>
    </w:p>
    <w:p w14:paraId="0138A83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getLaunchableApplications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list of all launchable application </w:t>
      </w:r>
      <w:r w:rsidRPr="00027170">
        <w:rPr>
          <w:rStyle w:val="kwd"/>
          <w:rFonts w:ascii="Lucida Console" w:eastAsiaTheme="majorEastAsia" w:hAnsi="Lucida Console"/>
          <w:color w:val="000088"/>
          <w:sz w:val="18"/>
          <w:szCs w:val="18"/>
          <w:lang w:val="en-GB"/>
        </w:rPr>
        <w:t>class</w:t>
      </w:r>
      <w:r w:rsidRPr="00027170">
        <w:rPr>
          <w:rStyle w:val="pln"/>
          <w:rFonts w:ascii="Lucida Console" w:hAnsi="Lucida Console"/>
          <w:color w:val="000000"/>
          <w:sz w:val="18"/>
          <w:szCs w:val="18"/>
          <w:lang w:val="en-GB"/>
        </w:rPr>
        <w:t xml:space="preserve"> names</w:t>
      </w:r>
      <w:r w:rsidRPr="00027170">
        <w:rPr>
          <w:rStyle w:val="pun"/>
          <w:rFonts w:ascii="Lucida Console" w:hAnsi="Lucida Console"/>
          <w:color w:val="666600"/>
          <w:sz w:val="18"/>
          <w:szCs w:val="18"/>
          <w:lang w:val="en-GB"/>
        </w:rPr>
        <w:t>.</w:t>
      </w:r>
    </w:p>
    <w:p w14:paraId="759A9E4C" w14:textId="77777777" w:rsidR="008D14CB" w:rsidRDefault="008D14CB" w:rsidP="008D14CB">
      <w:pPr>
        <w:rPr>
          <w:lang w:val="en-GB"/>
        </w:rPr>
      </w:pPr>
      <w:bookmarkStart w:id="140" w:name="getLine1Number"/>
      <w:bookmarkEnd w:id="140"/>
    </w:p>
    <w:p w14:paraId="47B7B2A9" w14:textId="77777777" w:rsidR="00027170" w:rsidRPr="008D14CB" w:rsidRDefault="00027170" w:rsidP="009144BE">
      <w:pPr>
        <w:pStyle w:val="berschrift7"/>
        <w:rPr>
          <w:sz w:val="27"/>
          <w:szCs w:val="27"/>
          <w:lang w:val="en-GB"/>
        </w:rPr>
      </w:pPr>
      <w:r w:rsidRPr="008D14CB">
        <w:rPr>
          <w:lang w:val="en-GB"/>
        </w:rPr>
        <w:t>getLine1Number</w:t>
      </w:r>
    </w:p>
    <w:p w14:paraId="6D4DD5B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getLine1Number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phone number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line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example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MSISDN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GSM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phone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it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unavailable</w:t>
      </w:r>
      <w:r w:rsidRPr="00027170">
        <w:rPr>
          <w:rStyle w:val="pun"/>
          <w:rFonts w:ascii="Lucida Console" w:hAnsi="Lucida Console"/>
          <w:color w:val="666600"/>
          <w:sz w:val="18"/>
          <w:szCs w:val="18"/>
          <w:lang w:val="en-GB"/>
        </w:rPr>
        <w:t>.</w:t>
      </w:r>
    </w:p>
    <w:p w14:paraId="5E0D6D0E" w14:textId="77777777" w:rsidR="008D14CB" w:rsidRDefault="008D14CB" w:rsidP="008D14CB">
      <w:pPr>
        <w:rPr>
          <w:lang w:val="en-GB"/>
        </w:rPr>
      </w:pPr>
      <w:bookmarkStart w:id="141" w:name="getMaxMediaVolume"/>
      <w:bookmarkEnd w:id="141"/>
    </w:p>
    <w:p w14:paraId="441D9152" w14:textId="77777777" w:rsidR="00027170" w:rsidRPr="008D14CB" w:rsidRDefault="00027170" w:rsidP="009144BE">
      <w:pPr>
        <w:pStyle w:val="berschrift7"/>
        <w:rPr>
          <w:sz w:val="27"/>
          <w:szCs w:val="27"/>
          <w:lang w:val="en-GB"/>
        </w:rPr>
      </w:pPr>
      <w:r w:rsidRPr="008D14CB">
        <w:rPr>
          <w:lang w:val="en-GB"/>
        </w:rPr>
        <w:t>getMaxMediaVolume</w:t>
      </w:r>
    </w:p>
    <w:p w14:paraId="3D5CCB7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getMaxMediaVolume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maximum media volume</w:t>
      </w:r>
      <w:r w:rsidRPr="00027170">
        <w:rPr>
          <w:rStyle w:val="pun"/>
          <w:rFonts w:ascii="Lucida Console" w:hAnsi="Lucida Console"/>
          <w:color w:val="666600"/>
          <w:sz w:val="18"/>
          <w:szCs w:val="18"/>
          <w:lang w:val="en-GB"/>
        </w:rPr>
        <w:t>.</w:t>
      </w:r>
    </w:p>
    <w:p w14:paraId="2BF62B16" w14:textId="77777777" w:rsidR="008D14CB" w:rsidRDefault="008D14CB" w:rsidP="008D14CB">
      <w:pPr>
        <w:rPr>
          <w:lang w:val="en-GB"/>
        </w:rPr>
      </w:pPr>
      <w:bookmarkStart w:id="142" w:name="getMaxRingerVolume"/>
      <w:bookmarkEnd w:id="142"/>
    </w:p>
    <w:p w14:paraId="1DDFADD5" w14:textId="77777777" w:rsidR="00027170" w:rsidRPr="008D14CB" w:rsidRDefault="00027170" w:rsidP="009144BE">
      <w:pPr>
        <w:pStyle w:val="berschrift7"/>
        <w:rPr>
          <w:sz w:val="27"/>
          <w:szCs w:val="27"/>
          <w:lang w:val="en-GB"/>
        </w:rPr>
      </w:pPr>
      <w:r w:rsidRPr="008D14CB">
        <w:rPr>
          <w:lang w:val="en-GB"/>
        </w:rPr>
        <w:t>getMaxRingerVolume</w:t>
      </w:r>
    </w:p>
    <w:p w14:paraId="291C78C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getMaxRingerVolume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maximum ringer volume</w:t>
      </w:r>
      <w:r w:rsidRPr="00027170">
        <w:rPr>
          <w:rStyle w:val="pun"/>
          <w:rFonts w:ascii="Lucida Console" w:hAnsi="Lucida Console"/>
          <w:color w:val="666600"/>
          <w:sz w:val="18"/>
          <w:szCs w:val="18"/>
          <w:lang w:val="en-GB"/>
        </w:rPr>
        <w:t>.</w:t>
      </w:r>
    </w:p>
    <w:p w14:paraId="44515CAE" w14:textId="77777777" w:rsidR="008D14CB" w:rsidRDefault="008D14CB" w:rsidP="008D14CB">
      <w:pPr>
        <w:rPr>
          <w:lang w:val="en-GB"/>
        </w:rPr>
      </w:pPr>
      <w:bookmarkStart w:id="143" w:name="getMediaVolume"/>
      <w:bookmarkEnd w:id="143"/>
    </w:p>
    <w:p w14:paraId="005D4D84" w14:textId="77777777" w:rsidR="00027170" w:rsidRPr="008D14CB" w:rsidRDefault="00027170" w:rsidP="009144BE">
      <w:pPr>
        <w:pStyle w:val="berschrift7"/>
        <w:rPr>
          <w:sz w:val="27"/>
          <w:szCs w:val="27"/>
          <w:lang w:val="en-GB"/>
        </w:rPr>
      </w:pPr>
      <w:r w:rsidRPr="008D14CB">
        <w:rPr>
          <w:lang w:val="en-GB"/>
        </w:rPr>
        <w:t>getMediaVolume</w:t>
      </w:r>
    </w:p>
    <w:p w14:paraId="16736D5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getMediaVolume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media volume</w:t>
      </w:r>
      <w:r w:rsidRPr="00027170">
        <w:rPr>
          <w:rStyle w:val="pun"/>
          <w:rFonts w:ascii="Lucida Console" w:hAnsi="Lucida Console"/>
          <w:color w:val="666600"/>
          <w:sz w:val="18"/>
          <w:szCs w:val="18"/>
          <w:lang w:val="en-GB"/>
        </w:rPr>
        <w:t>.</w:t>
      </w:r>
    </w:p>
    <w:p w14:paraId="65355DEB" w14:textId="77777777" w:rsidR="008D14CB" w:rsidRDefault="008D14CB" w:rsidP="008D14CB">
      <w:pPr>
        <w:rPr>
          <w:lang w:val="en-GB"/>
        </w:rPr>
      </w:pPr>
      <w:bookmarkStart w:id="144" w:name="getNeighboringCellInfo"/>
      <w:bookmarkEnd w:id="144"/>
    </w:p>
    <w:p w14:paraId="4B60EFFF" w14:textId="77777777" w:rsidR="00027170" w:rsidRPr="008D14CB" w:rsidRDefault="00027170" w:rsidP="009144BE">
      <w:pPr>
        <w:pStyle w:val="berschrift7"/>
        <w:rPr>
          <w:sz w:val="27"/>
          <w:szCs w:val="27"/>
          <w:lang w:val="en-GB"/>
        </w:rPr>
      </w:pPr>
      <w:r w:rsidRPr="008D14CB">
        <w:rPr>
          <w:lang w:val="en-GB"/>
        </w:rPr>
        <w:t>getNeighboringCellInfo</w:t>
      </w:r>
    </w:p>
    <w:p w14:paraId="60E3DDB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getNeighboringCellInfo</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neighboring cell information of the device</w:t>
      </w:r>
      <w:r w:rsidRPr="00027170">
        <w:rPr>
          <w:rStyle w:val="pun"/>
          <w:rFonts w:ascii="Lucida Console" w:hAnsi="Lucida Console"/>
          <w:color w:val="666600"/>
          <w:sz w:val="18"/>
          <w:szCs w:val="18"/>
          <w:lang w:val="en-GB"/>
        </w:rPr>
        <w:t>.</w:t>
      </w:r>
    </w:p>
    <w:p w14:paraId="20BD3AF4" w14:textId="77777777" w:rsidR="008D14CB" w:rsidRDefault="008D14CB" w:rsidP="008D14CB">
      <w:pPr>
        <w:rPr>
          <w:lang w:val="en-GB"/>
        </w:rPr>
      </w:pPr>
      <w:bookmarkStart w:id="145" w:name="getNetworkOperator"/>
      <w:bookmarkEnd w:id="145"/>
    </w:p>
    <w:p w14:paraId="168B6016" w14:textId="77777777" w:rsidR="00027170" w:rsidRPr="008D14CB" w:rsidRDefault="00027170" w:rsidP="009144BE">
      <w:pPr>
        <w:pStyle w:val="berschrift7"/>
        <w:rPr>
          <w:sz w:val="27"/>
          <w:szCs w:val="27"/>
          <w:lang w:val="en-GB"/>
        </w:rPr>
      </w:pPr>
      <w:r w:rsidRPr="008D14CB">
        <w:rPr>
          <w:lang w:val="en-GB"/>
        </w:rPr>
        <w:t>getNetworkOperator</w:t>
      </w:r>
    </w:p>
    <w:p w14:paraId="7BF1DD5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getNetworkOperator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numeric name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MCC</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MNC</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 current registered </w:t>
      </w:r>
      <w:r w:rsidRPr="00027170">
        <w:rPr>
          <w:rStyle w:val="kwd"/>
          <w:rFonts w:ascii="Lucida Console" w:eastAsiaTheme="majorEastAsia" w:hAnsi="Lucida Console"/>
          <w:color w:val="000088"/>
          <w:sz w:val="18"/>
          <w:szCs w:val="18"/>
          <w:lang w:val="en-GB"/>
        </w:rPr>
        <w:t>operator</w:t>
      </w:r>
      <w:r w:rsidRPr="00027170">
        <w:rPr>
          <w:rStyle w:val="pun"/>
          <w:rFonts w:ascii="Lucida Console" w:hAnsi="Lucida Console"/>
          <w:color w:val="666600"/>
          <w:sz w:val="18"/>
          <w:szCs w:val="18"/>
          <w:lang w:val="en-GB"/>
        </w:rPr>
        <w:t>.</w:t>
      </w:r>
    </w:p>
    <w:p w14:paraId="08C653E4" w14:textId="77777777" w:rsidR="008D14CB" w:rsidRDefault="008D14CB" w:rsidP="008D14CB">
      <w:pPr>
        <w:rPr>
          <w:lang w:val="en-GB"/>
        </w:rPr>
      </w:pPr>
      <w:bookmarkStart w:id="146" w:name="getNetworkOperatorName"/>
      <w:bookmarkEnd w:id="146"/>
    </w:p>
    <w:p w14:paraId="3B8D054E" w14:textId="77777777" w:rsidR="00027170" w:rsidRPr="008D14CB" w:rsidRDefault="00027170" w:rsidP="009144BE">
      <w:pPr>
        <w:pStyle w:val="berschrift7"/>
        <w:rPr>
          <w:sz w:val="27"/>
          <w:szCs w:val="27"/>
          <w:lang w:val="en-GB"/>
        </w:rPr>
      </w:pPr>
      <w:r w:rsidRPr="008D14CB">
        <w:rPr>
          <w:lang w:val="en-GB"/>
        </w:rPr>
        <w:t>getNetworkOperatorName</w:t>
      </w:r>
    </w:p>
    <w:p w14:paraId="2C11530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getNetworkOperatorName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alphabetic name of current registered </w:t>
      </w:r>
      <w:r w:rsidRPr="00027170">
        <w:rPr>
          <w:rStyle w:val="kwd"/>
          <w:rFonts w:ascii="Lucida Console" w:eastAsiaTheme="majorEastAsia" w:hAnsi="Lucida Console"/>
          <w:color w:val="000088"/>
          <w:sz w:val="18"/>
          <w:szCs w:val="18"/>
          <w:lang w:val="en-GB"/>
        </w:rPr>
        <w:t>operator</w:t>
      </w:r>
      <w:r w:rsidRPr="00027170">
        <w:rPr>
          <w:rStyle w:val="pun"/>
          <w:rFonts w:ascii="Lucida Console" w:hAnsi="Lucida Console"/>
          <w:color w:val="666600"/>
          <w:sz w:val="18"/>
          <w:szCs w:val="18"/>
          <w:lang w:val="en-GB"/>
        </w:rPr>
        <w:t>.</w:t>
      </w:r>
    </w:p>
    <w:p w14:paraId="2FAA4D1E" w14:textId="77777777" w:rsidR="008D14CB" w:rsidRDefault="008D14CB" w:rsidP="008D14CB">
      <w:pPr>
        <w:rPr>
          <w:lang w:val="en-GB"/>
        </w:rPr>
      </w:pPr>
      <w:bookmarkStart w:id="147" w:name="getNetworkType"/>
      <w:bookmarkEnd w:id="147"/>
    </w:p>
    <w:p w14:paraId="335D4620" w14:textId="77777777" w:rsidR="00027170" w:rsidRPr="008D14CB" w:rsidRDefault="00027170" w:rsidP="009144BE">
      <w:pPr>
        <w:pStyle w:val="berschrift7"/>
        <w:rPr>
          <w:sz w:val="27"/>
          <w:szCs w:val="27"/>
          <w:lang w:val="en-GB"/>
        </w:rPr>
      </w:pPr>
      <w:r w:rsidRPr="008D14CB">
        <w:rPr>
          <w:lang w:val="en-GB"/>
        </w:rPr>
        <w:t>getNetworkType</w:t>
      </w:r>
    </w:p>
    <w:p w14:paraId="1C58056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getNetworkType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the radio technology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network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currently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on the device</w:t>
      </w:r>
      <w:r w:rsidRPr="00027170">
        <w:rPr>
          <w:rStyle w:val="pun"/>
          <w:rFonts w:ascii="Lucida Console" w:hAnsi="Lucida Console"/>
          <w:color w:val="666600"/>
          <w:sz w:val="18"/>
          <w:szCs w:val="18"/>
          <w:lang w:val="en-GB"/>
        </w:rPr>
        <w:t>.</w:t>
      </w:r>
    </w:p>
    <w:p w14:paraId="77D32636" w14:textId="77777777" w:rsidR="008D14CB" w:rsidRDefault="008D14CB" w:rsidP="008D14CB">
      <w:pPr>
        <w:rPr>
          <w:lang w:val="en-GB"/>
        </w:rPr>
      </w:pPr>
      <w:bookmarkStart w:id="148" w:name="getPackageVersion"/>
      <w:bookmarkEnd w:id="148"/>
    </w:p>
    <w:p w14:paraId="7A6DECDC" w14:textId="77777777" w:rsidR="00027170" w:rsidRPr="008D14CB" w:rsidRDefault="00027170" w:rsidP="009144BE">
      <w:pPr>
        <w:pStyle w:val="berschrift7"/>
        <w:rPr>
          <w:sz w:val="27"/>
          <w:szCs w:val="27"/>
          <w:lang w:val="en-GB"/>
        </w:rPr>
      </w:pPr>
      <w:r w:rsidRPr="008D14CB">
        <w:rPr>
          <w:lang w:val="en-GB"/>
        </w:rPr>
        <w:t>getPackageVersion</w:t>
      </w:r>
    </w:p>
    <w:p w14:paraId="6624AEE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getPackageVersion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packageName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package</w:t>
      </w:r>
      <w:r w:rsidRPr="00027170">
        <w:rPr>
          <w:rStyle w:val="pln"/>
          <w:rFonts w:ascii="Lucida Console" w:hAnsi="Lucida Console"/>
          <w:color w:val="000000"/>
          <w:sz w:val="18"/>
          <w:szCs w:val="18"/>
          <w:lang w:val="en-GB"/>
        </w:rPr>
        <w:t xml:space="preserve"> version name</w:t>
      </w:r>
      <w:r w:rsidRPr="00027170">
        <w:rPr>
          <w:rStyle w:val="pun"/>
          <w:rFonts w:ascii="Lucida Console" w:hAnsi="Lucida Console"/>
          <w:color w:val="666600"/>
          <w:sz w:val="18"/>
          <w:szCs w:val="18"/>
          <w:lang w:val="en-GB"/>
        </w:rPr>
        <w:t>.</w:t>
      </w:r>
    </w:p>
    <w:p w14:paraId="2855CA6D" w14:textId="77777777" w:rsidR="008D14CB" w:rsidRDefault="008D14CB" w:rsidP="008D14CB">
      <w:pPr>
        <w:rPr>
          <w:lang w:val="en-GB"/>
        </w:rPr>
      </w:pPr>
      <w:bookmarkStart w:id="149" w:name="getPackageVersionCode"/>
      <w:bookmarkEnd w:id="149"/>
    </w:p>
    <w:p w14:paraId="7E438585" w14:textId="77777777" w:rsidR="00027170" w:rsidRPr="008D14CB" w:rsidRDefault="00027170" w:rsidP="009144BE">
      <w:pPr>
        <w:pStyle w:val="berschrift7"/>
        <w:rPr>
          <w:sz w:val="27"/>
          <w:szCs w:val="27"/>
          <w:lang w:val="en-GB"/>
        </w:rPr>
      </w:pPr>
      <w:r w:rsidRPr="008D14CB">
        <w:rPr>
          <w:lang w:val="en-GB"/>
        </w:rPr>
        <w:t>getPackageVersionCode</w:t>
      </w:r>
    </w:p>
    <w:p w14:paraId="7F663BE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getPackageVersionCode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packageName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package</w:t>
      </w:r>
      <w:r w:rsidRPr="00027170">
        <w:rPr>
          <w:rStyle w:val="pln"/>
          <w:rFonts w:ascii="Lucida Console" w:hAnsi="Lucida Console"/>
          <w:color w:val="000000"/>
          <w:sz w:val="18"/>
          <w:szCs w:val="18"/>
          <w:lang w:val="en-GB"/>
        </w:rPr>
        <w:t xml:space="preserve"> version code</w:t>
      </w:r>
      <w:r w:rsidRPr="00027170">
        <w:rPr>
          <w:rStyle w:val="pun"/>
          <w:rFonts w:ascii="Lucida Console" w:hAnsi="Lucida Console"/>
          <w:color w:val="666600"/>
          <w:sz w:val="18"/>
          <w:szCs w:val="18"/>
          <w:lang w:val="en-GB"/>
        </w:rPr>
        <w:t>.</w:t>
      </w:r>
    </w:p>
    <w:p w14:paraId="1015A946" w14:textId="77777777" w:rsidR="008D14CB" w:rsidRDefault="008D14CB" w:rsidP="008D14CB">
      <w:pPr>
        <w:rPr>
          <w:lang w:val="en-GB"/>
        </w:rPr>
      </w:pPr>
      <w:bookmarkStart w:id="150" w:name="getPassword"/>
      <w:bookmarkEnd w:id="150"/>
    </w:p>
    <w:p w14:paraId="2A0BA27F" w14:textId="77777777" w:rsidR="00027170" w:rsidRPr="008D14CB" w:rsidRDefault="00027170" w:rsidP="009144BE">
      <w:pPr>
        <w:pStyle w:val="berschrift7"/>
        <w:rPr>
          <w:sz w:val="27"/>
          <w:szCs w:val="27"/>
          <w:lang w:val="en-GB"/>
        </w:rPr>
      </w:pPr>
      <w:r w:rsidRPr="008D14CB">
        <w:rPr>
          <w:lang w:val="en-GB"/>
        </w:rPr>
        <w:t>getPassword</w:t>
      </w:r>
    </w:p>
    <w:p w14:paraId="1B65A13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getPassword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SL4A </w:t>
      </w:r>
      <w:r w:rsidRPr="00027170">
        <w:rPr>
          <w:rStyle w:val="typ"/>
          <w:rFonts w:ascii="Lucida Console" w:hAnsi="Lucida Console"/>
          <w:color w:val="660066"/>
          <w:sz w:val="18"/>
          <w:szCs w:val="18"/>
          <w:lang w:val="en-GB"/>
        </w:rPr>
        <w:t>Password</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Input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 of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enter password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to display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above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Queries</w:t>
      </w:r>
      <w:r w:rsidRPr="00027170">
        <w:rPr>
          <w:rStyle w:val="pln"/>
          <w:rFonts w:ascii="Lucida Console" w:hAnsi="Lucida Console"/>
          <w:color w:val="000000"/>
          <w:sz w:val="18"/>
          <w:szCs w:val="18"/>
          <w:lang w:val="en-GB"/>
        </w:rPr>
        <w:t xml:space="preserve"> the user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password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Deprecated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r3</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dialogGetPassword instead</w:t>
      </w:r>
      <w:r w:rsidRPr="00027170">
        <w:rPr>
          <w:rStyle w:val="pun"/>
          <w:rFonts w:ascii="Lucida Console" w:hAnsi="Lucida Console"/>
          <w:color w:val="666600"/>
          <w:sz w:val="18"/>
          <w:szCs w:val="18"/>
          <w:lang w:val="en-GB"/>
        </w:rPr>
        <w:t>.</w:t>
      </w:r>
    </w:p>
    <w:p w14:paraId="24E705AA" w14:textId="77777777" w:rsidR="008D14CB" w:rsidRDefault="008D14CB" w:rsidP="008D14CB">
      <w:pPr>
        <w:rPr>
          <w:lang w:val="en-GB"/>
        </w:rPr>
      </w:pPr>
      <w:bookmarkStart w:id="151" w:name="getPhoneType"/>
      <w:bookmarkEnd w:id="151"/>
    </w:p>
    <w:p w14:paraId="4DD10B32" w14:textId="77777777" w:rsidR="00027170" w:rsidRPr="008D14CB" w:rsidRDefault="00027170" w:rsidP="009144BE">
      <w:pPr>
        <w:pStyle w:val="berschrift7"/>
        <w:rPr>
          <w:sz w:val="27"/>
          <w:szCs w:val="27"/>
          <w:lang w:val="en-GB"/>
        </w:rPr>
      </w:pPr>
      <w:r w:rsidRPr="008D14CB">
        <w:rPr>
          <w:lang w:val="en-GB"/>
        </w:rPr>
        <w:t>getPhoneType</w:t>
      </w:r>
    </w:p>
    <w:p w14:paraId="67A75F1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getPhoneType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device phone type</w:t>
      </w:r>
      <w:r w:rsidRPr="00027170">
        <w:rPr>
          <w:rStyle w:val="pun"/>
          <w:rFonts w:ascii="Lucida Console" w:hAnsi="Lucida Console"/>
          <w:color w:val="666600"/>
          <w:sz w:val="18"/>
          <w:szCs w:val="18"/>
          <w:lang w:val="en-GB"/>
        </w:rPr>
        <w:t>.</w:t>
      </w:r>
    </w:p>
    <w:p w14:paraId="1AF80512" w14:textId="77777777" w:rsidR="008D14CB" w:rsidRDefault="008D14CB" w:rsidP="008D14CB">
      <w:pPr>
        <w:rPr>
          <w:lang w:val="en-GB"/>
        </w:rPr>
      </w:pPr>
      <w:bookmarkStart w:id="152" w:name="getRingerVolume"/>
      <w:bookmarkEnd w:id="152"/>
    </w:p>
    <w:p w14:paraId="37E745DA" w14:textId="77777777" w:rsidR="00027170" w:rsidRPr="008D14CB" w:rsidRDefault="00027170" w:rsidP="009144BE">
      <w:pPr>
        <w:pStyle w:val="berschrift7"/>
        <w:rPr>
          <w:sz w:val="27"/>
          <w:szCs w:val="27"/>
          <w:lang w:val="en-GB"/>
        </w:rPr>
      </w:pPr>
      <w:r w:rsidRPr="008D14CB">
        <w:rPr>
          <w:lang w:val="en-GB"/>
        </w:rPr>
        <w:t>getRingerVolume</w:t>
      </w:r>
    </w:p>
    <w:p w14:paraId="3E6F8C8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getRingerVolume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ringer volume</w:t>
      </w:r>
      <w:r w:rsidRPr="00027170">
        <w:rPr>
          <w:rStyle w:val="pun"/>
          <w:rFonts w:ascii="Lucida Console" w:hAnsi="Lucida Console"/>
          <w:color w:val="666600"/>
          <w:sz w:val="18"/>
          <w:szCs w:val="18"/>
          <w:lang w:val="en-GB"/>
        </w:rPr>
        <w:t>.</w:t>
      </w:r>
    </w:p>
    <w:p w14:paraId="586E995D" w14:textId="77777777" w:rsidR="008D14CB" w:rsidRDefault="008D14CB" w:rsidP="008D14CB">
      <w:pPr>
        <w:rPr>
          <w:lang w:val="en-GB"/>
        </w:rPr>
      </w:pPr>
      <w:bookmarkStart w:id="153" w:name="getRunningPackages"/>
      <w:bookmarkEnd w:id="153"/>
    </w:p>
    <w:p w14:paraId="25FE76D4" w14:textId="77777777" w:rsidR="00027170" w:rsidRPr="008D14CB" w:rsidRDefault="00027170" w:rsidP="009144BE">
      <w:pPr>
        <w:pStyle w:val="berschrift7"/>
        <w:rPr>
          <w:sz w:val="27"/>
          <w:szCs w:val="27"/>
          <w:lang w:val="en-GB"/>
        </w:rPr>
      </w:pPr>
      <w:r w:rsidRPr="008D14CB">
        <w:rPr>
          <w:lang w:val="en-GB"/>
        </w:rPr>
        <w:t>getRunningPackages</w:t>
      </w:r>
    </w:p>
    <w:p w14:paraId="2E21680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getRunningPackages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list of packages running activities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services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packages running activities</w:t>
      </w:r>
      <w:r w:rsidRPr="00027170">
        <w:rPr>
          <w:rStyle w:val="pun"/>
          <w:rFonts w:ascii="Lucida Console" w:hAnsi="Lucida Console"/>
          <w:color w:val="666600"/>
          <w:sz w:val="18"/>
          <w:szCs w:val="18"/>
          <w:lang w:val="en-GB"/>
        </w:rPr>
        <w:t>.</w:t>
      </w:r>
    </w:p>
    <w:p w14:paraId="52A0932F" w14:textId="77777777" w:rsidR="008D14CB" w:rsidRDefault="008D14CB" w:rsidP="008D14CB">
      <w:pPr>
        <w:rPr>
          <w:lang w:val="en-GB"/>
        </w:rPr>
      </w:pPr>
      <w:bookmarkStart w:id="154" w:name="getScreenBrightness"/>
      <w:bookmarkEnd w:id="154"/>
    </w:p>
    <w:p w14:paraId="753B4637" w14:textId="77777777" w:rsidR="00027170" w:rsidRPr="008D14CB" w:rsidRDefault="00027170" w:rsidP="009144BE">
      <w:pPr>
        <w:pStyle w:val="berschrift7"/>
        <w:rPr>
          <w:sz w:val="27"/>
          <w:szCs w:val="27"/>
          <w:lang w:val="en-GB"/>
        </w:rPr>
      </w:pPr>
      <w:r w:rsidRPr="008D14CB">
        <w:rPr>
          <w:lang w:val="en-GB"/>
        </w:rPr>
        <w:t>getScreenBrightness</w:t>
      </w:r>
    </w:p>
    <w:p w14:paraId="7E01AB8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getScreenBrightness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screen backlight brightness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the current screen brightness between </w:t>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255</w:t>
      </w:r>
    </w:p>
    <w:p w14:paraId="211D7A10" w14:textId="77777777" w:rsidR="008D14CB" w:rsidRDefault="008D14CB" w:rsidP="008D14CB">
      <w:pPr>
        <w:rPr>
          <w:lang w:val="en-GB"/>
        </w:rPr>
      </w:pPr>
      <w:bookmarkStart w:id="155" w:name="getScreenTimeout"/>
      <w:bookmarkEnd w:id="155"/>
    </w:p>
    <w:p w14:paraId="02E07795" w14:textId="77777777" w:rsidR="00027170" w:rsidRPr="008D14CB" w:rsidRDefault="00027170" w:rsidP="009144BE">
      <w:pPr>
        <w:pStyle w:val="berschrift7"/>
        <w:rPr>
          <w:sz w:val="27"/>
          <w:szCs w:val="27"/>
          <w:lang w:val="en-GB"/>
        </w:rPr>
      </w:pPr>
      <w:r w:rsidRPr="008D14CB">
        <w:rPr>
          <w:lang w:val="en-GB"/>
        </w:rPr>
        <w:t>getScreenTimeout</w:t>
      </w:r>
    </w:p>
    <w:p w14:paraId="7858325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getScreenTimeout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screen timeout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seconds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the current screen timeout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seconds</w:t>
      </w:r>
      <w:r w:rsidRPr="00027170">
        <w:rPr>
          <w:rStyle w:val="pun"/>
          <w:rFonts w:ascii="Lucida Console" w:hAnsi="Lucida Console"/>
          <w:color w:val="666600"/>
          <w:sz w:val="18"/>
          <w:szCs w:val="18"/>
          <w:lang w:val="en-GB"/>
        </w:rPr>
        <w:t>.</w:t>
      </w:r>
    </w:p>
    <w:p w14:paraId="6A90420B" w14:textId="77777777" w:rsidR="008D14CB" w:rsidRDefault="008D14CB" w:rsidP="008D14CB">
      <w:pPr>
        <w:rPr>
          <w:lang w:val="en-GB"/>
        </w:rPr>
      </w:pPr>
      <w:bookmarkStart w:id="156" w:name="getSimCountryIso"/>
      <w:bookmarkEnd w:id="156"/>
    </w:p>
    <w:p w14:paraId="3B429C4E" w14:textId="77777777" w:rsidR="00027170" w:rsidRPr="008D14CB" w:rsidRDefault="00027170" w:rsidP="009144BE">
      <w:pPr>
        <w:pStyle w:val="berschrift7"/>
        <w:rPr>
          <w:sz w:val="27"/>
          <w:szCs w:val="27"/>
          <w:lang w:val="en-GB"/>
        </w:rPr>
      </w:pPr>
      <w:r w:rsidRPr="008D14CB">
        <w:rPr>
          <w:lang w:val="en-GB"/>
        </w:rPr>
        <w:t>getSimCountryIso</w:t>
      </w:r>
    </w:p>
    <w:p w14:paraId="05731CE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getSimCountryIso</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ISO country code equivalent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SIM provider</w:t>
      </w:r>
      <w:r w:rsidRPr="00027170">
        <w:rPr>
          <w:rStyle w:val="str"/>
          <w:rFonts w:ascii="Lucida Console" w:hAnsi="Lucida Console"/>
          <w:color w:val="008800"/>
          <w:sz w:val="18"/>
          <w:szCs w:val="18"/>
          <w:lang w:val="en-GB"/>
        </w:rPr>
        <w:t>'s country code.</w:t>
      </w:r>
    </w:p>
    <w:p w14:paraId="2C29799B" w14:textId="77777777" w:rsidR="008D14CB" w:rsidRDefault="008D14CB" w:rsidP="008D14CB">
      <w:pPr>
        <w:rPr>
          <w:lang w:val="en-GB"/>
        </w:rPr>
      </w:pPr>
      <w:bookmarkStart w:id="157" w:name="getSimOperator"/>
      <w:bookmarkEnd w:id="157"/>
    </w:p>
    <w:p w14:paraId="4E2AEA0D" w14:textId="77777777" w:rsidR="00027170" w:rsidRPr="008D14CB" w:rsidRDefault="00027170" w:rsidP="009144BE">
      <w:pPr>
        <w:pStyle w:val="berschrift7"/>
        <w:rPr>
          <w:sz w:val="27"/>
          <w:szCs w:val="27"/>
          <w:lang w:val="en-GB"/>
        </w:rPr>
      </w:pPr>
      <w:r w:rsidRPr="008D14CB">
        <w:rPr>
          <w:lang w:val="en-GB"/>
        </w:rPr>
        <w:t>getSimOperator</w:t>
      </w:r>
    </w:p>
    <w:p w14:paraId="5F61DE2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getSimOperator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MCC</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MNC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mobile country code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mobile network 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 the provider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of the SIM</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6</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decimal</w:t>
      </w:r>
      <w:r w:rsidRPr="00027170">
        <w:rPr>
          <w:rStyle w:val="pln"/>
          <w:rFonts w:ascii="Lucida Console" w:hAnsi="Lucida Console"/>
          <w:color w:val="000000"/>
          <w:sz w:val="18"/>
          <w:szCs w:val="18"/>
          <w:lang w:val="en-GB"/>
        </w:rPr>
        <w:t xml:space="preserve"> digits</w:t>
      </w:r>
      <w:r w:rsidRPr="00027170">
        <w:rPr>
          <w:rStyle w:val="pun"/>
          <w:rFonts w:ascii="Lucida Console" w:hAnsi="Lucida Console"/>
          <w:color w:val="666600"/>
          <w:sz w:val="18"/>
          <w:szCs w:val="18"/>
          <w:lang w:val="en-GB"/>
        </w:rPr>
        <w:t>.</w:t>
      </w:r>
    </w:p>
    <w:p w14:paraId="48942116" w14:textId="77777777" w:rsidR="008D14CB" w:rsidRDefault="008D14CB" w:rsidP="008D14CB">
      <w:pPr>
        <w:rPr>
          <w:lang w:val="en-GB"/>
        </w:rPr>
      </w:pPr>
      <w:bookmarkStart w:id="158" w:name="getSimOperatorName"/>
      <w:bookmarkEnd w:id="158"/>
    </w:p>
    <w:p w14:paraId="75C61531" w14:textId="77777777" w:rsidR="00027170" w:rsidRPr="008D14CB" w:rsidRDefault="00027170" w:rsidP="009144BE">
      <w:pPr>
        <w:pStyle w:val="berschrift7"/>
        <w:rPr>
          <w:sz w:val="27"/>
          <w:szCs w:val="27"/>
          <w:lang w:val="en-GB"/>
        </w:rPr>
      </w:pPr>
      <w:r w:rsidRPr="008D14CB">
        <w:rPr>
          <w:lang w:val="en-GB"/>
        </w:rPr>
        <w:t>getSimOperatorName</w:t>
      </w:r>
    </w:p>
    <w:p w14:paraId="4B27EE9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getSimOperatorName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w:t>
      </w:r>
      <w:r w:rsidRPr="00027170">
        <w:rPr>
          <w:rStyle w:val="typ"/>
          <w:rFonts w:ascii="Lucida Console" w:hAnsi="Lucida Console"/>
          <w:color w:val="660066"/>
          <w:sz w:val="18"/>
          <w:szCs w:val="18"/>
          <w:lang w:val="en-GB"/>
        </w:rPr>
        <w:t>Service</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Provider</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Name</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SPN</w:t>
      </w:r>
      <w:r w:rsidRPr="00027170">
        <w:rPr>
          <w:rStyle w:val="pun"/>
          <w:rFonts w:ascii="Lucida Console" w:hAnsi="Lucida Console"/>
          <w:color w:val="666600"/>
          <w:sz w:val="18"/>
          <w:szCs w:val="18"/>
          <w:lang w:val="en-GB"/>
        </w:rPr>
        <w:t>).</w:t>
      </w:r>
    </w:p>
    <w:p w14:paraId="55F8DF03" w14:textId="77777777" w:rsidR="008D14CB" w:rsidRDefault="008D14CB" w:rsidP="008D14CB">
      <w:pPr>
        <w:rPr>
          <w:lang w:val="en-GB"/>
        </w:rPr>
      </w:pPr>
      <w:bookmarkStart w:id="159" w:name="getSimSerialNumber"/>
      <w:bookmarkEnd w:id="159"/>
    </w:p>
    <w:p w14:paraId="47904CDB" w14:textId="77777777" w:rsidR="00027170" w:rsidRPr="008D14CB" w:rsidRDefault="00027170" w:rsidP="009144BE">
      <w:pPr>
        <w:pStyle w:val="berschrift7"/>
        <w:rPr>
          <w:sz w:val="27"/>
          <w:szCs w:val="27"/>
          <w:lang w:val="en-GB"/>
        </w:rPr>
      </w:pPr>
      <w:r w:rsidRPr="008D14CB">
        <w:rPr>
          <w:lang w:val="en-GB"/>
        </w:rPr>
        <w:t>getSimSerialNumber</w:t>
      </w:r>
    </w:p>
    <w:p w14:paraId="05E1547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getSimSerialNumber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serial number of the SIM</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applicable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it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unavailable</w:t>
      </w:r>
      <w:r w:rsidRPr="00027170">
        <w:rPr>
          <w:rStyle w:val="pun"/>
          <w:rFonts w:ascii="Lucida Console" w:hAnsi="Lucida Console"/>
          <w:color w:val="666600"/>
          <w:sz w:val="18"/>
          <w:szCs w:val="18"/>
          <w:lang w:val="en-GB"/>
        </w:rPr>
        <w:t>.</w:t>
      </w:r>
    </w:p>
    <w:p w14:paraId="30710F3A" w14:textId="77777777" w:rsidR="008D14CB" w:rsidRDefault="008D14CB" w:rsidP="008D14CB">
      <w:pPr>
        <w:rPr>
          <w:lang w:val="en-GB"/>
        </w:rPr>
      </w:pPr>
      <w:bookmarkStart w:id="160" w:name="getSimState"/>
      <w:bookmarkEnd w:id="160"/>
    </w:p>
    <w:p w14:paraId="7C61E2EF" w14:textId="77777777" w:rsidR="00027170" w:rsidRPr="008D14CB" w:rsidRDefault="00027170" w:rsidP="009144BE">
      <w:pPr>
        <w:pStyle w:val="berschrift7"/>
        <w:rPr>
          <w:sz w:val="27"/>
          <w:szCs w:val="27"/>
          <w:lang w:val="en-GB"/>
        </w:rPr>
      </w:pPr>
      <w:r w:rsidRPr="008D14CB">
        <w:rPr>
          <w:lang w:val="en-GB"/>
        </w:rPr>
        <w:t>getSimState</w:t>
      </w:r>
    </w:p>
    <w:p w14:paraId="524BD3D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getSimState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state of the device SIM card</w:t>
      </w:r>
      <w:r w:rsidRPr="00027170">
        <w:rPr>
          <w:rStyle w:val="pun"/>
          <w:rFonts w:ascii="Lucida Console" w:hAnsi="Lucida Console"/>
          <w:color w:val="666600"/>
          <w:sz w:val="18"/>
          <w:szCs w:val="18"/>
          <w:lang w:val="en-GB"/>
        </w:rPr>
        <w:t>.</w:t>
      </w:r>
    </w:p>
    <w:p w14:paraId="420C0554" w14:textId="77777777" w:rsidR="008D14CB" w:rsidRDefault="008D14CB" w:rsidP="008D14CB">
      <w:pPr>
        <w:rPr>
          <w:lang w:val="en-GB"/>
        </w:rPr>
      </w:pPr>
      <w:bookmarkStart w:id="161" w:name="getSubscriberId"/>
      <w:bookmarkEnd w:id="161"/>
    </w:p>
    <w:p w14:paraId="62352FE5" w14:textId="77777777" w:rsidR="00027170" w:rsidRPr="008D14CB" w:rsidRDefault="00027170" w:rsidP="009144BE">
      <w:pPr>
        <w:pStyle w:val="berschrift7"/>
        <w:rPr>
          <w:sz w:val="27"/>
          <w:szCs w:val="27"/>
          <w:lang w:val="en-GB"/>
        </w:rPr>
      </w:pPr>
      <w:r w:rsidRPr="008D14CB">
        <w:rPr>
          <w:lang w:val="en-GB"/>
        </w:rPr>
        <w:t>getSubscriberId</w:t>
      </w:r>
    </w:p>
    <w:p w14:paraId="2D7B4FD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getSubscriberId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unique subscriber 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example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IMSI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GSM phone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it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unavailable</w:t>
      </w:r>
      <w:r w:rsidRPr="00027170">
        <w:rPr>
          <w:rStyle w:val="pun"/>
          <w:rFonts w:ascii="Lucida Console" w:hAnsi="Lucida Console"/>
          <w:color w:val="666600"/>
          <w:sz w:val="18"/>
          <w:szCs w:val="18"/>
          <w:lang w:val="en-GB"/>
        </w:rPr>
        <w:t>.</w:t>
      </w:r>
    </w:p>
    <w:p w14:paraId="6EB3ABCC" w14:textId="77777777" w:rsidR="008D14CB" w:rsidRDefault="008D14CB" w:rsidP="008D14CB">
      <w:pPr>
        <w:rPr>
          <w:lang w:val="en-GB"/>
        </w:rPr>
      </w:pPr>
      <w:bookmarkStart w:id="162" w:name="getVibrateMode"/>
      <w:bookmarkEnd w:id="162"/>
    </w:p>
    <w:p w14:paraId="7DD29B21" w14:textId="77777777" w:rsidR="00027170" w:rsidRPr="008D14CB" w:rsidRDefault="00027170" w:rsidP="009144BE">
      <w:pPr>
        <w:pStyle w:val="berschrift7"/>
        <w:rPr>
          <w:sz w:val="27"/>
          <w:szCs w:val="27"/>
          <w:lang w:val="en-GB"/>
        </w:rPr>
      </w:pPr>
      <w:r w:rsidRPr="008D14CB">
        <w:rPr>
          <w:lang w:val="en-GB"/>
        </w:rPr>
        <w:t>getVibrateMode</w:t>
      </w:r>
    </w:p>
    <w:p w14:paraId="1396421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getVibrateMode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ringer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Vibration</w:t>
      </w:r>
      <w:r w:rsidRPr="00027170">
        <w:rPr>
          <w:rStyle w:val="pln"/>
          <w:rFonts w:ascii="Lucida Console" w:hAnsi="Lucida Console"/>
          <w:color w:val="000000"/>
          <w:sz w:val="18"/>
          <w:szCs w:val="18"/>
          <w:lang w:val="en-GB"/>
        </w:rPr>
        <w:t xml:space="preserve"> setting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ringer</w:t>
      </w:r>
      <w:r w:rsidRPr="00027170">
        <w:rPr>
          <w:rStyle w:val="pun"/>
          <w:rFonts w:ascii="Lucida Console" w:hAnsi="Lucida Console"/>
          <w:color w:val="666600"/>
          <w:sz w:val="18"/>
          <w:szCs w:val="18"/>
          <w:lang w:val="en-GB"/>
        </w:rPr>
        <w:t>=</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then</w:t>
      </w:r>
      <w:r w:rsidRPr="00027170">
        <w:rPr>
          <w:rStyle w:val="pln"/>
          <w:rFonts w:ascii="Lucida Console" w:hAnsi="Lucida Console"/>
          <w:color w:val="000000"/>
          <w:sz w:val="18"/>
          <w:szCs w:val="18"/>
          <w:lang w:val="en-GB"/>
        </w:rPr>
        <w:t xml:space="preserve"> query </w:t>
      </w:r>
      <w:r w:rsidRPr="00027170">
        <w:rPr>
          <w:rStyle w:val="typ"/>
          <w:rFonts w:ascii="Lucida Console" w:hAnsi="Lucida Console"/>
          <w:color w:val="660066"/>
          <w:sz w:val="18"/>
          <w:szCs w:val="18"/>
          <w:lang w:val="en-GB"/>
        </w:rPr>
        <w:t>Ringer</w:t>
      </w:r>
      <w:r w:rsidRPr="00027170">
        <w:rPr>
          <w:rStyle w:val="pln"/>
          <w:rFonts w:ascii="Lucida Console" w:hAnsi="Lucida Console"/>
          <w:color w:val="000000"/>
          <w:sz w:val="18"/>
          <w:szCs w:val="18"/>
          <w:lang w:val="en-GB"/>
        </w:rPr>
        <w:t xml:space="preserve"> setting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else</w:t>
      </w:r>
      <w:r w:rsidRPr="00027170">
        <w:rPr>
          <w:rStyle w:val="pln"/>
          <w:rFonts w:ascii="Lucida Console" w:hAnsi="Lucida Console"/>
          <w:color w:val="000000"/>
          <w:sz w:val="18"/>
          <w:szCs w:val="18"/>
          <w:lang w:val="en-GB"/>
        </w:rPr>
        <w:t xml:space="preserve"> query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Notification</w:t>
      </w:r>
      <w:r w:rsidRPr="00027170">
        <w:rPr>
          <w:rStyle w:val="pln"/>
          <w:rFonts w:ascii="Lucida Console" w:hAnsi="Lucida Console"/>
          <w:color w:val="000000"/>
          <w:sz w:val="18"/>
          <w:szCs w:val="18"/>
          <w:lang w:val="en-GB"/>
        </w:rPr>
        <w:t xml:space="preserve"> setting</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vibrate mode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06724500" w14:textId="77777777" w:rsidR="008D14CB" w:rsidRDefault="008D14CB" w:rsidP="008D14CB">
      <w:pPr>
        <w:rPr>
          <w:lang w:val="en-GB"/>
        </w:rPr>
      </w:pPr>
      <w:bookmarkStart w:id="163" w:name="getVoiceMailAlphaTag"/>
      <w:bookmarkEnd w:id="163"/>
    </w:p>
    <w:p w14:paraId="68CDBFE7" w14:textId="77777777" w:rsidR="00027170" w:rsidRPr="008D14CB" w:rsidRDefault="00027170" w:rsidP="009144BE">
      <w:pPr>
        <w:pStyle w:val="berschrift7"/>
        <w:rPr>
          <w:sz w:val="27"/>
          <w:szCs w:val="27"/>
          <w:lang w:val="en-GB"/>
        </w:rPr>
      </w:pPr>
      <w:r w:rsidRPr="008D14CB">
        <w:rPr>
          <w:lang w:val="en-GB"/>
        </w:rPr>
        <w:t>getVoiceMailAlphaTag</w:t>
      </w:r>
    </w:p>
    <w:p w14:paraId="3847F5E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getVoiceMailAlphaTag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Retrieves</w:t>
      </w:r>
      <w:r w:rsidRPr="00027170">
        <w:rPr>
          <w:rStyle w:val="pln"/>
          <w:rFonts w:ascii="Lucida Console" w:hAnsi="Lucida Console"/>
          <w:color w:val="000000"/>
          <w:sz w:val="18"/>
          <w:szCs w:val="18"/>
          <w:lang w:val="en-GB"/>
        </w:rPr>
        <w:t xml:space="preserve"> the alphabetic identifier associated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voice mail number</w:t>
      </w:r>
      <w:r w:rsidRPr="00027170">
        <w:rPr>
          <w:rStyle w:val="pun"/>
          <w:rFonts w:ascii="Lucida Console" w:hAnsi="Lucida Console"/>
          <w:color w:val="666600"/>
          <w:sz w:val="18"/>
          <w:szCs w:val="18"/>
          <w:lang w:val="en-GB"/>
        </w:rPr>
        <w:t>.</w:t>
      </w:r>
    </w:p>
    <w:p w14:paraId="3BB0A755" w14:textId="77777777" w:rsidR="008D14CB" w:rsidRDefault="008D14CB" w:rsidP="008D14CB">
      <w:pPr>
        <w:rPr>
          <w:lang w:val="en-GB"/>
        </w:rPr>
      </w:pPr>
      <w:bookmarkStart w:id="164" w:name="getVoiceMailNumber"/>
      <w:bookmarkEnd w:id="164"/>
    </w:p>
    <w:p w14:paraId="0310459E" w14:textId="77777777" w:rsidR="00027170" w:rsidRPr="008D14CB" w:rsidRDefault="00027170" w:rsidP="009144BE">
      <w:pPr>
        <w:pStyle w:val="berschrift7"/>
        <w:rPr>
          <w:sz w:val="27"/>
          <w:szCs w:val="27"/>
          <w:lang w:val="en-GB"/>
        </w:rPr>
      </w:pPr>
      <w:r w:rsidRPr="008D14CB">
        <w:rPr>
          <w:lang w:val="en-GB"/>
        </w:rPr>
        <w:t>getVoiceMailNumber</w:t>
      </w:r>
    </w:p>
    <w:p w14:paraId="224B7AC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getVoiceMailNumber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voice mail number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it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unavailable</w:t>
      </w:r>
      <w:r w:rsidRPr="00027170">
        <w:rPr>
          <w:rStyle w:val="pun"/>
          <w:rFonts w:ascii="Lucida Console" w:hAnsi="Lucida Console"/>
          <w:color w:val="666600"/>
          <w:sz w:val="18"/>
          <w:szCs w:val="18"/>
          <w:lang w:val="en-GB"/>
        </w:rPr>
        <w:t>.</w:t>
      </w:r>
    </w:p>
    <w:p w14:paraId="44B280A9" w14:textId="77777777" w:rsidR="008D14CB" w:rsidRDefault="008D14CB" w:rsidP="008D14CB">
      <w:pPr>
        <w:rPr>
          <w:lang w:val="en-GB"/>
        </w:rPr>
      </w:pPr>
      <w:bookmarkStart w:id="165" w:name="launch"/>
      <w:bookmarkEnd w:id="165"/>
    </w:p>
    <w:p w14:paraId="0EFEA5BE" w14:textId="77777777" w:rsidR="00027170" w:rsidRPr="008D14CB" w:rsidRDefault="00027170" w:rsidP="009144BE">
      <w:pPr>
        <w:pStyle w:val="berschrift7"/>
        <w:rPr>
          <w:sz w:val="27"/>
          <w:szCs w:val="27"/>
          <w:lang w:val="en-GB"/>
        </w:rPr>
      </w:pPr>
      <w:r w:rsidRPr="008D14CB">
        <w:rPr>
          <w:lang w:val="en-GB"/>
        </w:rPr>
        <w:t>launch</w:t>
      </w:r>
    </w:p>
    <w:p w14:paraId="5A29356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launch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className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w:t>
      </w:r>
      <w:r w:rsidRPr="00027170">
        <w:rPr>
          <w:rStyle w:val="pln"/>
          <w:rFonts w:ascii="Lucida Console" w:hAnsi="Lucida Console"/>
          <w:color w:val="000000"/>
          <w:sz w:val="18"/>
          <w:szCs w:val="18"/>
          <w:lang w:val="en-GB"/>
        </w:rPr>
        <w:t xml:space="preserve"> activity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w:t>
      </w:r>
      <w:r w:rsidRPr="00027170">
        <w:rPr>
          <w:rStyle w:val="kwd"/>
          <w:rFonts w:ascii="Lucida Console" w:eastAsiaTheme="majorEastAsia" w:hAnsi="Lucida Console"/>
          <w:color w:val="000088"/>
          <w:sz w:val="18"/>
          <w:szCs w:val="18"/>
          <w:lang w:val="en-GB"/>
        </w:rPr>
        <w:t>class</w:t>
      </w:r>
      <w:r w:rsidRPr="00027170">
        <w:rPr>
          <w:rStyle w:val="pln"/>
          <w:rFonts w:ascii="Lucida Console" w:hAnsi="Lucida Console"/>
          <w:color w:val="000000"/>
          <w:sz w:val="18"/>
          <w:szCs w:val="18"/>
          <w:lang w:val="en-GB"/>
        </w:rPr>
        <w:t xml:space="preserve"> name</w:t>
      </w:r>
      <w:r w:rsidRPr="00027170">
        <w:rPr>
          <w:rStyle w:val="pun"/>
          <w:rFonts w:ascii="Lucida Console" w:hAnsi="Lucida Console"/>
          <w:color w:val="666600"/>
          <w:sz w:val="18"/>
          <w:szCs w:val="18"/>
          <w:lang w:val="en-GB"/>
        </w:rPr>
        <w:t>.</w:t>
      </w:r>
    </w:p>
    <w:p w14:paraId="79F27FEA" w14:textId="77777777" w:rsidR="008D14CB" w:rsidRDefault="008D14CB" w:rsidP="008D14CB">
      <w:pPr>
        <w:rPr>
          <w:lang w:val="en-GB"/>
        </w:rPr>
      </w:pPr>
      <w:bookmarkStart w:id="166" w:name="locationProviderEnabled"/>
      <w:bookmarkEnd w:id="166"/>
    </w:p>
    <w:p w14:paraId="6722297E" w14:textId="77777777" w:rsidR="00027170" w:rsidRPr="008D14CB" w:rsidRDefault="00027170" w:rsidP="009144BE">
      <w:pPr>
        <w:pStyle w:val="berschrift7"/>
        <w:rPr>
          <w:sz w:val="27"/>
          <w:szCs w:val="27"/>
          <w:lang w:val="en-GB"/>
        </w:rPr>
      </w:pPr>
      <w:r w:rsidRPr="008D14CB">
        <w:rPr>
          <w:lang w:val="en-GB"/>
        </w:rPr>
        <w:t>locationProviderEnabled</w:t>
      </w:r>
    </w:p>
    <w:p w14:paraId="249EBFC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locationProviderEnabled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provider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Name</w:t>
      </w:r>
      <w:r w:rsidRPr="00027170">
        <w:rPr>
          <w:rStyle w:val="pln"/>
          <w:rFonts w:ascii="Lucida Console" w:hAnsi="Lucida Console"/>
          <w:color w:val="000000"/>
          <w:sz w:val="18"/>
          <w:szCs w:val="18"/>
          <w:lang w:val="en-GB"/>
        </w:rPr>
        <w:t xml:space="preserve"> of location provider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Ask</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provider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p>
    <w:p w14:paraId="793042E7" w14:textId="77777777" w:rsidR="008D14CB" w:rsidRDefault="008D14CB" w:rsidP="008D14CB">
      <w:pPr>
        <w:rPr>
          <w:lang w:val="en-GB"/>
        </w:rPr>
      </w:pPr>
      <w:bookmarkStart w:id="167" w:name="locationProviders"/>
      <w:bookmarkEnd w:id="167"/>
    </w:p>
    <w:p w14:paraId="4B83A3A9" w14:textId="77777777" w:rsidR="00027170" w:rsidRPr="008D14CB" w:rsidRDefault="00027170" w:rsidP="009144BE">
      <w:pPr>
        <w:pStyle w:val="berschrift7"/>
        <w:rPr>
          <w:sz w:val="27"/>
          <w:szCs w:val="27"/>
          <w:lang w:val="en-GB"/>
        </w:rPr>
      </w:pPr>
      <w:r w:rsidRPr="008D14CB">
        <w:rPr>
          <w:lang w:val="en-GB"/>
        </w:rPr>
        <w:t>locationProviders</w:t>
      </w:r>
    </w:p>
    <w:p w14:paraId="142A5B1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locationProviders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availables providers on the phone</w:t>
      </w:r>
    </w:p>
    <w:p w14:paraId="37F5733F" w14:textId="77777777" w:rsidR="008D14CB" w:rsidRDefault="008D14CB" w:rsidP="008D14CB">
      <w:pPr>
        <w:rPr>
          <w:lang w:val="en-GB"/>
        </w:rPr>
      </w:pPr>
      <w:bookmarkStart w:id="168" w:name="log"/>
      <w:bookmarkEnd w:id="168"/>
    </w:p>
    <w:p w14:paraId="5E531552" w14:textId="77777777" w:rsidR="00027170" w:rsidRPr="008D14CB" w:rsidRDefault="00027170" w:rsidP="009144BE">
      <w:pPr>
        <w:pStyle w:val="berschrift7"/>
        <w:rPr>
          <w:sz w:val="27"/>
          <w:szCs w:val="27"/>
          <w:lang w:val="en-GB"/>
        </w:rPr>
      </w:pPr>
      <w:r w:rsidRPr="008D14CB">
        <w:rPr>
          <w:lang w:val="en-GB"/>
        </w:rPr>
        <w:t>log</w:t>
      </w:r>
    </w:p>
    <w:p w14:paraId="3465D80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log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Writes</w:t>
      </w:r>
      <w:r w:rsidRPr="00027170">
        <w:rPr>
          <w:rStyle w:val="pln"/>
          <w:rFonts w:ascii="Lucida Console" w:hAnsi="Lucida Console"/>
          <w:color w:val="000000"/>
          <w:sz w:val="18"/>
          <w:szCs w:val="18"/>
          <w:lang w:val="en-GB"/>
        </w:rPr>
        <w:t xml:space="preserve"> message to logcat</w:t>
      </w:r>
      <w:r w:rsidRPr="00027170">
        <w:rPr>
          <w:rStyle w:val="pun"/>
          <w:rFonts w:ascii="Lucida Console" w:hAnsi="Lucida Console"/>
          <w:color w:val="666600"/>
          <w:sz w:val="18"/>
          <w:szCs w:val="18"/>
          <w:lang w:val="en-GB"/>
        </w:rPr>
        <w:t>.</w:t>
      </w:r>
    </w:p>
    <w:p w14:paraId="421DA4AA" w14:textId="77777777" w:rsidR="008D14CB" w:rsidRDefault="008D14CB" w:rsidP="008D14CB">
      <w:pPr>
        <w:rPr>
          <w:lang w:val="en-GB"/>
        </w:rPr>
      </w:pPr>
      <w:bookmarkStart w:id="169" w:name="makeIntent"/>
      <w:bookmarkEnd w:id="169"/>
    </w:p>
    <w:p w14:paraId="0642EDF8" w14:textId="77777777" w:rsidR="00027170" w:rsidRPr="008D14CB" w:rsidRDefault="00027170" w:rsidP="009144BE">
      <w:pPr>
        <w:pStyle w:val="berschrift7"/>
        <w:rPr>
          <w:sz w:val="27"/>
          <w:szCs w:val="27"/>
          <w:lang w:val="en-GB"/>
        </w:rPr>
      </w:pPr>
      <w:r w:rsidRPr="008D14CB">
        <w:rPr>
          <w:lang w:val="en-GB"/>
        </w:rPr>
        <w:t>makeIntent</w:t>
      </w:r>
    </w:p>
    <w:p w14:paraId="50AFFF4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makeIntent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MIME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subtype of the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JSONObject</w:t>
      </w:r>
      <w:r w:rsidRPr="00027170">
        <w:rPr>
          <w:rStyle w:val="pln"/>
          <w:rFonts w:ascii="Lucida Console" w:hAnsi="Lucida Console"/>
          <w:color w:val="000000"/>
          <w:sz w:val="18"/>
          <w:szCs w:val="18"/>
          <w:lang w:val="en-GB"/>
        </w:rPr>
        <w:t xml:space="preserve"> extras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extras to add to the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categories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categories to add to the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packagename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package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classname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be 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classname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class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packagename to be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flags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flags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an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object</w:t>
      </w:r>
      <w:r w:rsidRPr="00027170">
        <w:rPr>
          <w:rStyle w:val="pln"/>
          <w:rFonts w:ascii="Lucida Console" w:hAnsi="Lucida Console"/>
          <w:color w:val="000000"/>
          <w:sz w:val="18"/>
          <w:szCs w:val="18"/>
          <w:lang w:val="en-GB"/>
        </w:rPr>
        <w:t xml:space="preserve"> representing an </w:t>
      </w:r>
      <w:r w:rsidRPr="00027170">
        <w:rPr>
          <w:rStyle w:val="typ"/>
          <w:rFonts w:ascii="Lucida Console" w:hAnsi="Lucida Console"/>
          <w:color w:val="660066"/>
          <w:sz w:val="18"/>
          <w:szCs w:val="18"/>
          <w:lang w:val="en-GB"/>
        </w:rPr>
        <w:t>Intent</w:t>
      </w:r>
    </w:p>
    <w:p w14:paraId="0AE081B6" w14:textId="77777777" w:rsidR="008D14CB" w:rsidRDefault="008D14CB" w:rsidP="008D14CB">
      <w:pPr>
        <w:rPr>
          <w:lang w:val="en-GB"/>
        </w:rPr>
      </w:pPr>
      <w:bookmarkStart w:id="170" w:name="makeToast"/>
      <w:bookmarkEnd w:id="170"/>
    </w:p>
    <w:p w14:paraId="61DCEAD2" w14:textId="77777777" w:rsidR="00027170" w:rsidRPr="008D14CB" w:rsidRDefault="00027170" w:rsidP="009144BE">
      <w:pPr>
        <w:pStyle w:val="berschrift7"/>
        <w:rPr>
          <w:sz w:val="27"/>
          <w:szCs w:val="27"/>
          <w:lang w:val="en-GB"/>
        </w:rPr>
      </w:pPr>
      <w:r w:rsidRPr="008D14CB">
        <w:rPr>
          <w:lang w:val="en-GB"/>
        </w:rPr>
        <w:t>makeToast</w:t>
      </w:r>
    </w:p>
    <w:p w14:paraId="732973F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makeToast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Displays</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short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duration </w:t>
      </w:r>
      <w:r w:rsidRPr="00027170">
        <w:rPr>
          <w:rStyle w:val="typ"/>
          <w:rFonts w:ascii="Lucida Console" w:hAnsi="Lucida Console"/>
          <w:color w:val="660066"/>
          <w:sz w:val="18"/>
          <w:szCs w:val="18"/>
          <w:lang w:val="en-GB"/>
        </w:rPr>
        <w:t>Toast</w:t>
      </w:r>
      <w:r w:rsidRPr="00027170">
        <w:rPr>
          <w:rStyle w:val="pln"/>
          <w:rFonts w:ascii="Lucida Console" w:hAnsi="Lucida Console"/>
          <w:color w:val="000000"/>
          <w:sz w:val="18"/>
          <w:szCs w:val="18"/>
          <w:lang w:val="en-GB"/>
        </w:rPr>
        <w:t xml:space="preserve"> notification</w:t>
      </w:r>
      <w:r w:rsidRPr="00027170">
        <w:rPr>
          <w:rStyle w:val="pun"/>
          <w:rFonts w:ascii="Lucida Console" w:hAnsi="Lucida Console"/>
          <w:color w:val="666600"/>
          <w:sz w:val="18"/>
          <w:szCs w:val="18"/>
          <w:lang w:val="en-GB"/>
        </w:rPr>
        <w:t>.</w:t>
      </w:r>
    </w:p>
    <w:p w14:paraId="1852F0B3" w14:textId="77777777" w:rsidR="008D14CB" w:rsidRDefault="008D14CB" w:rsidP="008D14CB">
      <w:pPr>
        <w:rPr>
          <w:lang w:val="en-GB"/>
        </w:rPr>
      </w:pPr>
      <w:bookmarkStart w:id="171" w:name="mediaIsPlaying"/>
      <w:bookmarkEnd w:id="171"/>
    </w:p>
    <w:p w14:paraId="40E8C364" w14:textId="77777777" w:rsidR="00027170" w:rsidRPr="008D14CB" w:rsidRDefault="00027170" w:rsidP="009144BE">
      <w:pPr>
        <w:pStyle w:val="berschrift7"/>
        <w:rPr>
          <w:sz w:val="27"/>
          <w:szCs w:val="27"/>
          <w:lang w:val="en-GB"/>
        </w:rPr>
      </w:pPr>
      <w:r w:rsidRPr="008D14CB">
        <w:rPr>
          <w:lang w:val="en-GB"/>
        </w:rPr>
        <w:t>mediaIsPlaying</w:t>
      </w:r>
    </w:p>
    <w:p w14:paraId="3C9CAE4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mediaIsPlaying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media file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playing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playing</w:t>
      </w:r>
    </w:p>
    <w:p w14:paraId="61D73A5A" w14:textId="77777777" w:rsidR="008D14CB" w:rsidRDefault="008D14CB" w:rsidP="008D14CB">
      <w:pPr>
        <w:rPr>
          <w:lang w:val="en-GB"/>
        </w:rPr>
      </w:pPr>
      <w:bookmarkStart w:id="172" w:name="mediaPlay"/>
      <w:bookmarkEnd w:id="172"/>
    </w:p>
    <w:p w14:paraId="18E67700" w14:textId="77777777" w:rsidR="00027170" w:rsidRPr="008D14CB" w:rsidRDefault="00027170" w:rsidP="009144BE">
      <w:pPr>
        <w:pStyle w:val="berschrift7"/>
        <w:rPr>
          <w:sz w:val="27"/>
          <w:szCs w:val="27"/>
          <w:lang w:val="en-GB"/>
        </w:rPr>
      </w:pPr>
      <w:r w:rsidRPr="008D14CB">
        <w:rPr>
          <w:lang w:val="en-GB"/>
        </w:rPr>
        <w:t>mediaPlay</w:t>
      </w:r>
    </w:p>
    <w:p w14:paraId="5C6FE87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mediaPlay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url of media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play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start playing immediately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Open</w:t>
      </w:r>
      <w:r w:rsidRPr="00027170">
        <w:rPr>
          <w:rStyle w:val="pln"/>
          <w:rFonts w:ascii="Lucida Console" w:hAnsi="Lucida Console"/>
          <w:color w:val="000000"/>
          <w:sz w:val="18"/>
          <w:szCs w:val="18"/>
          <w:lang w:val="en-GB"/>
        </w:rPr>
        <w:t xml:space="preserve"> a media file</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play successful</w:t>
      </w:r>
    </w:p>
    <w:p w14:paraId="4C369A56" w14:textId="77777777" w:rsidR="008D14CB" w:rsidRDefault="008D14CB" w:rsidP="008D14CB">
      <w:pPr>
        <w:rPr>
          <w:lang w:val="en-GB"/>
        </w:rPr>
      </w:pPr>
      <w:bookmarkStart w:id="173" w:name="mediaPlayClose"/>
      <w:bookmarkEnd w:id="173"/>
    </w:p>
    <w:p w14:paraId="65CBC568" w14:textId="77777777" w:rsidR="00027170" w:rsidRPr="008D14CB" w:rsidRDefault="00027170" w:rsidP="009144BE">
      <w:pPr>
        <w:pStyle w:val="berschrift7"/>
        <w:rPr>
          <w:sz w:val="27"/>
          <w:szCs w:val="27"/>
          <w:lang w:val="en-GB"/>
        </w:rPr>
      </w:pPr>
      <w:r w:rsidRPr="008D14CB">
        <w:rPr>
          <w:lang w:val="en-GB"/>
        </w:rPr>
        <w:t>mediaPlayClose</w:t>
      </w:r>
    </w:p>
    <w:p w14:paraId="556123C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mediaPlayClose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Close</w:t>
      </w:r>
      <w:r w:rsidRPr="00027170">
        <w:rPr>
          <w:rStyle w:val="pln"/>
          <w:rFonts w:ascii="Lucida Console" w:hAnsi="Lucida Console"/>
          <w:color w:val="000000"/>
          <w:sz w:val="18"/>
          <w:szCs w:val="18"/>
          <w:lang w:val="en-GB"/>
        </w:rPr>
        <w:t xml:space="preserve"> media file</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successful</w:t>
      </w:r>
    </w:p>
    <w:p w14:paraId="0AA5C8C9" w14:textId="77777777" w:rsidR="008D14CB" w:rsidRDefault="008D14CB" w:rsidP="008D14CB">
      <w:pPr>
        <w:rPr>
          <w:lang w:val="en-GB"/>
        </w:rPr>
      </w:pPr>
      <w:bookmarkStart w:id="174" w:name="mediaPlayInfo"/>
      <w:bookmarkEnd w:id="174"/>
    </w:p>
    <w:p w14:paraId="15146B70" w14:textId="77777777" w:rsidR="00027170" w:rsidRPr="008D14CB" w:rsidRDefault="00027170" w:rsidP="009144BE">
      <w:pPr>
        <w:pStyle w:val="berschrift7"/>
        <w:rPr>
          <w:sz w:val="27"/>
          <w:szCs w:val="27"/>
          <w:lang w:val="en-GB"/>
        </w:rPr>
      </w:pPr>
      <w:r w:rsidRPr="008D14CB">
        <w:rPr>
          <w:lang w:val="en-GB"/>
        </w:rPr>
        <w:t>mediaPlayInfo</w:t>
      </w:r>
    </w:p>
    <w:p w14:paraId="4B6A65C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mediaPlayInfo</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Information</w:t>
      </w:r>
      <w:r w:rsidRPr="00027170">
        <w:rPr>
          <w:rStyle w:val="pln"/>
          <w:rFonts w:ascii="Lucida Console" w:hAnsi="Lucida Console"/>
          <w:color w:val="000000"/>
          <w:sz w:val="18"/>
          <w:szCs w:val="18"/>
          <w:lang w:val="en-GB"/>
        </w:rPr>
        <w:t xml:space="preserve"> on current media</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Media</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Information</w:t>
      </w:r>
    </w:p>
    <w:p w14:paraId="4BD05991" w14:textId="77777777" w:rsidR="008D14CB" w:rsidRDefault="008D14CB" w:rsidP="008D14CB">
      <w:pPr>
        <w:rPr>
          <w:lang w:val="en-GB"/>
        </w:rPr>
      </w:pPr>
      <w:bookmarkStart w:id="175" w:name="mediaPlayList"/>
      <w:bookmarkEnd w:id="175"/>
    </w:p>
    <w:p w14:paraId="1308DF54" w14:textId="77777777" w:rsidR="00027170" w:rsidRPr="008D14CB" w:rsidRDefault="00027170" w:rsidP="009144BE">
      <w:pPr>
        <w:pStyle w:val="berschrift7"/>
        <w:rPr>
          <w:sz w:val="27"/>
          <w:szCs w:val="27"/>
          <w:lang w:val="en-GB"/>
        </w:rPr>
      </w:pPr>
      <w:r w:rsidRPr="008D14CB">
        <w:rPr>
          <w:lang w:val="en-GB"/>
        </w:rPr>
        <w:t>mediaPlayList</w:t>
      </w:r>
    </w:p>
    <w:p w14:paraId="566C503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mediaPlayList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Lists</w:t>
      </w:r>
      <w:r w:rsidRPr="00027170">
        <w:rPr>
          <w:rStyle w:val="pln"/>
          <w:rFonts w:ascii="Lucida Console" w:hAnsi="Lucida Console"/>
          <w:color w:val="000000"/>
          <w:sz w:val="18"/>
          <w:szCs w:val="18"/>
          <w:lang w:val="en-GB"/>
        </w:rPr>
        <w:t xml:space="preserve"> currently loaded media</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w:t>
      </w:r>
      <w:r w:rsidRPr="00027170">
        <w:rPr>
          <w:rStyle w:val="typ"/>
          <w:rFonts w:ascii="Lucida Console" w:hAnsi="Lucida Console"/>
          <w:color w:val="660066"/>
          <w:sz w:val="18"/>
          <w:szCs w:val="18"/>
          <w:lang w:val="en-GB"/>
        </w:rPr>
        <w:t>Media</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Tags</w:t>
      </w:r>
    </w:p>
    <w:p w14:paraId="144E1863" w14:textId="77777777" w:rsidR="008D14CB" w:rsidRDefault="008D14CB" w:rsidP="008D14CB">
      <w:pPr>
        <w:rPr>
          <w:lang w:val="en-GB"/>
        </w:rPr>
      </w:pPr>
      <w:bookmarkStart w:id="176" w:name="mediaPlayPause"/>
      <w:bookmarkEnd w:id="176"/>
    </w:p>
    <w:p w14:paraId="130A4F9B" w14:textId="77777777" w:rsidR="00027170" w:rsidRPr="008D14CB" w:rsidRDefault="00027170" w:rsidP="009144BE">
      <w:pPr>
        <w:pStyle w:val="berschrift7"/>
        <w:rPr>
          <w:sz w:val="27"/>
          <w:szCs w:val="27"/>
          <w:lang w:val="en-GB"/>
        </w:rPr>
      </w:pPr>
      <w:r w:rsidRPr="008D14CB">
        <w:rPr>
          <w:lang w:val="en-GB"/>
        </w:rPr>
        <w:t>mediaPlayPause</w:t>
      </w:r>
    </w:p>
    <w:p w14:paraId="0D9CA54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mediaPlayPause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pause playing media file</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successful</w:t>
      </w:r>
    </w:p>
    <w:p w14:paraId="4D7D88EE" w14:textId="77777777" w:rsidR="008D14CB" w:rsidRDefault="008D14CB" w:rsidP="008D14CB">
      <w:pPr>
        <w:rPr>
          <w:lang w:val="en-GB"/>
        </w:rPr>
      </w:pPr>
      <w:bookmarkStart w:id="177" w:name="mediaPlaySeek"/>
      <w:bookmarkEnd w:id="177"/>
    </w:p>
    <w:p w14:paraId="63FB0121" w14:textId="77777777" w:rsidR="00027170" w:rsidRPr="008D14CB" w:rsidRDefault="00027170" w:rsidP="009144BE">
      <w:pPr>
        <w:pStyle w:val="berschrift7"/>
        <w:rPr>
          <w:sz w:val="27"/>
          <w:szCs w:val="27"/>
          <w:lang w:val="en-GB"/>
        </w:rPr>
      </w:pPr>
      <w:r w:rsidRPr="008D14CB">
        <w:rPr>
          <w:lang w:val="en-GB"/>
        </w:rPr>
        <w:t>mediaPlaySeek</w:t>
      </w:r>
    </w:p>
    <w:p w14:paraId="2F6733B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mediaPlaySeek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msec</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Position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millseconds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Seek</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To</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Position</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New</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Position</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ms</w:t>
      </w:r>
      <w:r w:rsidRPr="00027170">
        <w:rPr>
          <w:rStyle w:val="pun"/>
          <w:rFonts w:ascii="Lucida Console" w:hAnsi="Lucida Console"/>
          <w:color w:val="666600"/>
          <w:sz w:val="18"/>
          <w:szCs w:val="18"/>
          <w:lang w:val="en-GB"/>
        </w:rPr>
        <w:t>)</w:t>
      </w:r>
    </w:p>
    <w:p w14:paraId="2536EBF0" w14:textId="77777777" w:rsidR="008D14CB" w:rsidRDefault="008D14CB" w:rsidP="008D14CB">
      <w:pPr>
        <w:rPr>
          <w:lang w:val="en-GB"/>
        </w:rPr>
      </w:pPr>
      <w:bookmarkStart w:id="178" w:name="mediaPlaySetLooping"/>
      <w:bookmarkEnd w:id="178"/>
    </w:p>
    <w:p w14:paraId="47061979" w14:textId="77777777" w:rsidR="00027170" w:rsidRPr="008D14CB" w:rsidRDefault="00027170" w:rsidP="009144BE">
      <w:pPr>
        <w:pStyle w:val="berschrift7"/>
        <w:rPr>
          <w:sz w:val="27"/>
          <w:szCs w:val="27"/>
          <w:lang w:val="en-GB"/>
        </w:rPr>
      </w:pPr>
      <w:r w:rsidRPr="008D14CB">
        <w:rPr>
          <w:lang w:val="en-GB"/>
        </w:rPr>
        <w:t>mediaPlaySetLooping</w:t>
      </w:r>
    </w:p>
    <w:p w14:paraId="500C152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mediaPlaySetLooping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Looping</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successful</w:t>
      </w:r>
    </w:p>
    <w:p w14:paraId="7A93EC47" w14:textId="77777777" w:rsidR="008D14CB" w:rsidRDefault="008D14CB" w:rsidP="008D14CB">
      <w:pPr>
        <w:rPr>
          <w:lang w:val="en-GB"/>
        </w:rPr>
      </w:pPr>
      <w:bookmarkStart w:id="179" w:name="mediaPlayStart"/>
      <w:bookmarkEnd w:id="179"/>
    </w:p>
    <w:p w14:paraId="17DC56B5" w14:textId="77777777" w:rsidR="00027170" w:rsidRPr="008D14CB" w:rsidRDefault="00027170" w:rsidP="009144BE">
      <w:pPr>
        <w:pStyle w:val="berschrift7"/>
        <w:rPr>
          <w:sz w:val="27"/>
          <w:szCs w:val="27"/>
          <w:lang w:val="en-GB"/>
        </w:rPr>
      </w:pPr>
      <w:r w:rsidRPr="008D14CB">
        <w:rPr>
          <w:lang w:val="en-GB"/>
        </w:rPr>
        <w:t>mediaPlayStart</w:t>
      </w:r>
    </w:p>
    <w:p w14:paraId="7AF71B6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mediaPlayStart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 playing media file</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successful</w:t>
      </w:r>
    </w:p>
    <w:p w14:paraId="74E3C484" w14:textId="77777777" w:rsidR="008D14CB" w:rsidRDefault="008D14CB" w:rsidP="008D14CB">
      <w:pPr>
        <w:rPr>
          <w:lang w:val="en-GB"/>
        </w:rPr>
      </w:pPr>
      <w:bookmarkStart w:id="180" w:name="notify"/>
      <w:bookmarkEnd w:id="180"/>
    </w:p>
    <w:p w14:paraId="60F6E47A" w14:textId="77777777" w:rsidR="00027170" w:rsidRPr="008D14CB" w:rsidRDefault="00027170" w:rsidP="009144BE">
      <w:pPr>
        <w:pStyle w:val="berschrift7"/>
        <w:rPr>
          <w:sz w:val="27"/>
          <w:szCs w:val="27"/>
          <w:lang w:val="en-GB"/>
        </w:rPr>
      </w:pPr>
      <w:r w:rsidRPr="008D14CB">
        <w:rPr>
          <w:lang w:val="en-GB"/>
        </w:rPr>
        <w:t>notify</w:t>
      </w:r>
    </w:p>
    <w:p w14:paraId="7AA8052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notify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Displays</w:t>
      </w:r>
      <w:r w:rsidRPr="00027170">
        <w:rPr>
          <w:rStyle w:val="pln"/>
          <w:rFonts w:ascii="Lucida Console" w:hAnsi="Lucida Console"/>
          <w:color w:val="000000"/>
          <w:sz w:val="18"/>
          <w:szCs w:val="18"/>
          <w:lang w:val="en-GB"/>
        </w:rPr>
        <w:t xml:space="preserve"> a notification that will be canceled </w:t>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the user clicks on it</w:t>
      </w:r>
      <w:r w:rsidRPr="00027170">
        <w:rPr>
          <w:rStyle w:val="pun"/>
          <w:rFonts w:ascii="Lucida Console" w:hAnsi="Lucida Console"/>
          <w:color w:val="666600"/>
          <w:sz w:val="18"/>
          <w:szCs w:val="18"/>
          <w:lang w:val="en-GB"/>
        </w:rPr>
        <w:t>.</w:t>
      </w:r>
    </w:p>
    <w:p w14:paraId="1ADA3AB4" w14:textId="77777777" w:rsidR="008D14CB" w:rsidRDefault="008D14CB" w:rsidP="008D14CB">
      <w:pPr>
        <w:rPr>
          <w:lang w:val="en-GB"/>
        </w:rPr>
      </w:pPr>
      <w:bookmarkStart w:id="181" w:name="phoneCall"/>
      <w:bookmarkEnd w:id="181"/>
    </w:p>
    <w:p w14:paraId="410AD259" w14:textId="77777777" w:rsidR="00027170" w:rsidRPr="008D14CB" w:rsidRDefault="00027170" w:rsidP="009144BE">
      <w:pPr>
        <w:pStyle w:val="berschrift7"/>
        <w:rPr>
          <w:sz w:val="27"/>
          <w:szCs w:val="27"/>
          <w:lang w:val="en-GB"/>
        </w:rPr>
      </w:pPr>
      <w:r w:rsidRPr="008D14CB">
        <w:rPr>
          <w:lang w:val="en-GB"/>
        </w:rPr>
        <w:t>phoneCall</w:t>
      </w:r>
    </w:p>
    <w:p w14:paraId="57347AB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phoneCall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Calls</w:t>
      </w:r>
      <w:r w:rsidRPr="00027170">
        <w:rPr>
          <w:rStyle w:val="pln"/>
          <w:rFonts w:ascii="Lucida Console" w:hAnsi="Lucida Console"/>
          <w:color w:val="000000"/>
          <w:sz w:val="18"/>
          <w:szCs w:val="18"/>
          <w:lang w:val="en-GB"/>
        </w:rPr>
        <w:t xml:space="preserve"> a contact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phone number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p>
    <w:p w14:paraId="1353DAC1" w14:textId="77777777" w:rsidR="008D14CB" w:rsidRDefault="008D14CB" w:rsidP="008D14CB">
      <w:pPr>
        <w:rPr>
          <w:lang w:val="en-GB"/>
        </w:rPr>
      </w:pPr>
      <w:bookmarkStart w:id="182" w:name="phoneCallNumber"/>
      <w:bookmarkEnd w:id="182"/>
    </w:p>
    <w:p w14:paraId="12FBDAA9" w14:textId="77777777" w:rsidR="00027170" w:rsidRPr="008D14CB" w:rsidRDefault="00027170" w:rsidP="009144BE">
      <w:pPr>
        <w:pStyle w:val="berschrift7"/>
        <w:rPr>
          <w:sz w:val="27"/>
          <w:szCs w:val="27"/>
          <w:lang w:val="en-GB"/>
        </w:rPr>
      </w:pPr>
      <w:r w:rsidRPr="008D14CB">
        <w:rPr>
          <w:lang w:val="en-GB"/>
        </w:rPr>
        <w:t>phoneCallNumber</w:t>
      </w:r>
    </w:p>
    <w:p w14:paraId="63002FE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phoneCallNumber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phone 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Calls</w:t>
      </w:r>
      <w:r w:rsidRPr="00027170">
        <w:rPr>
          <w:rStyle w:val="pln"/>
          <w:rFonts w:ascii="Lucida Console" w:hAnsi="Lucida Console"/>
          <w:color w:val="000000"/>
          <w:sz w:val="18"/>
          <w:szCs w:val="18"/>
          <w:lang w:val="en-GB"/>
        </w:rPr>
        <w:t xml:space="preserve"> a phone number</w:t>
      </w:r>
      <w:r w:rsidRPr="00027170">
        <w:rPr>
          <w:rStyle w:val="pun"/>
          <w:rFonts w:ascii="Lucida Console" w:hAnsi="Lucida Console"/>
          <w:color w:val="666600"/>
          <w:sz w:val="18"/>
          <w:szCs w:val="18"/>
          <w:lang w:val="en-GB"/>
        </w:rPr>
        <w:t>.</w:t>
      </w:r>
    </w:p>
    <w:p w14:paraId="1939A435" w14:textId="77777777" w:rsidR="008D14CB" w:rsidRDefault="008D14CB" w:rsidP="008D14CB">
      <w:pPr>
        <w:rPr>
          <w:lang w:val="en-GB"/>
        </w:rPr>
      </w:pPr>
      <w:bookmarkStart w:id="183" w:name="phoneDial"/>
      <w:bookmarkEnd w:id="183"/>
    </w:p>
    <w:p w14:paraId="535D3415" w14:textId="77777777" w:rsidR="00027170" w:rsidRPr="008D14CB" w:rsidRDefault="00027170" w:rsidP="009144BE">
      <w:pPr>
        <w:pStyle w:val="berschrift7"/>
        <w:rPr>
          <w:sz w:val="27"/>
          <w:szCs w:val="27"/>
          <w:lang w:val="en-GB"/>
        </w:rPr>
      </w:pPr>
      <w:r w:rsidRPr="008D14CB">
        <w:rPr>
          <w:lang w:val="en-GB"/>
        </w:rPr>
        <w:t>phoneDial</w:t>
      </w:r>
    </w:p>
    <w:p w14:paraId="39A3F7A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phoneDial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Dials</w:t>
      </w:r>
      <w:r w:rsidRPr="00027170">
        <w:rPr>
          <w:rStyle w:val="pln"/>
          <w:rFonts w:ascii="Lucida Console" w:hAnsi="Lucida Console"/>
          <w:color w:val="000000"/>
          <w:sz w:val="18"/>
          <w:szCs w:val="18"/>
          <w:lang w:val="en-GB"/>
        </w:rPr>
        <w:t xml:space="preserve"> a contact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phone number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p>
    <w:p w14:paraId="625F817A" w14:textId="77777777" w:rsidR="008D14CB" w:rsidRDefault="008D14CB" w:rsidP="008D14CB">
      <w:pPr>
        <w:rPr>
          <w:lang w:val="en-GB"/>
        </w:rPr>
      </w:pPr>
      <w:bookmarkStart w:id="184" w:name="phoneDialNumber"/>
      <w:bookmarkEnd w:id="184"/>
    </w:p>
    <w:p w14:paraId="04F702AF" w14:textId="77777777" w:rsidR="00027170" w:rsidRPr="008D14CB" w:rsidRDefault="00027170" w:rsidP="009144BE">
      <w:pPr>
        <w:pStyle w:val="berschrift7"/>
        <w:rPr>
          <w:sz w:val="27"/>
          <w:szCs w:val="27"/>
          <w:lang w:val="en-GB"/>
        </w:rPr>
      </w:pPr>
      <w:r w:rsidRPr="008D14CB">
        <w:rPr>
          <w:lang w:val="en-GB"/>
        </w:rPr>
        <w:t>phoneDialNumber</w:t>
      </w:r>
    </w:p>
    <w:p w14:paraId="132EB37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phoneDialNumber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phone 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Dials</w:t>
      </w:r>
      <w:r w:rsidRPr="00027170">
        <w:rPr>
          <w:rStyle w:val="pln"/>
          <w:rFonts w:ascii="Lucida Console" w:hAnsi="Lucida Console"/>
          <w:color w:val="000000"/>
          <w:sz w:val="18"/>
          <w:szCs w:val="18"/>
          <w:lang w:val="en-GB"/>
        </w:rPr>
        <w:t xml:space="preserve"> a phone number</w:t>
      </w:r>
      <w:r w:rsidRPr="00027170">
        <w:rPr>
          <w:rStyle w:val="pun"/>
          <w:rFonts w:ascii="Lucida Console" w:hAnsi="Lucida Console"/>
          <w:color w:val="666600"/>
          <w:sz w:val="18"/>
          <w:szCs w:val="18"/>
          <w:lang w:val="en-GB"/>
        </w:rPr>
        <w:t>.</w:t>
      </w:r>
    </w:p>
    <w:p w14:paraId="01A899EE" w14:textId="77777777" w:rsidR="008D14CB" w:rsidRDefault="008D14CB" w:rsidP="008D14CB">
      <w:pPr>
        <w:rPr>
          <w:lang w:val="en-GB"/>
        </w:rPr>
      </w:pPr>
      <w:bookmarkStart w:id="185" w:name="pick"/>
      <w:bookmarkEnd w:id="185"/>
    </w:p>
    <w:p w14:paraId="3C25F8EE" w14:textId="77777777" w:rsidR="00027170" w:rsidRPr="008D14CB" w:rsidRDefault="00027170" w:rsidP="009144BE">
      <w:pPr>
        <w:pStyle w:val="berschrift7"/>
        <w:rPr>
          <w:sz w:val="27"/>
          <w:szCs w:val="27"/>
          <w:lang w:val="en-GB"/>
        </w:rPr>
      </w:pPr>
      <w:r w:rsidRPr="008D14CB">
        <w:rPr>
          <w:lang w:val="en-GB"/>
        </w:rPr>
        <w:t>pick</w:t>
      </w:r>
    </w:p>
    <w:p w14:paraId="17CBA88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pick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Display</w:t>
      </w:r>
      <w:r w:rsidRPr="00027170">
        <w:rPr>
          <w:rStyle w:val="pln"/>
          <w:rFonts w:ascii="Lucida Console" w:hAnsi="Lucida Console"/>
          <w:color w:val="000000"/>
          <w:sz w:val="18"/>
          <w:szCs w:val="18"/>
          <w:lang w:val="en-GB"/>
        </w:rPr>
        <w:t xml:space="preserve"> content to be picked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URI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contacts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A map of result values</w:t>
      </w:r>
      <w:r w:rsidRPr="00027170">
        <w:rPr>
          <w:rStyle w:val="pun"/>
          <w:rFonts w:ascii="Lucida Console" w:hAnsi="Lucida Console"/>
          <w:color w:val="666600"/>
          <w:sz w:val="18"/>
          <w:szCs w:val="18"/>
          <w:lang w:val="en-GB"/>
        </w:rPr>
        <w:t>.</w:t>
      </w:r>
    </w:p>
    <w:p w14:paraId="7B0C9E06" w14:textId="77777777" w:rsidR="008D14CB" w:rsidRDefault="008D14CB" w:rsidP="008D14CB">
      <w:pPr>
        <w:rPr>
          <w:lang w:val="en-GB"/>
        </w:rPr>
      </w:pPr>
      <w:bookmarkStart w:id="186" w:name="pickContact"/>
      <w:bookmarkEnd w:id="186"/>
    </w:p>
    <w:p w14:paraId="2E1756B9" w14:textId="77777777" w:rsidR="00027170" w:rsidRPr="008D14CB" w:rsidRDefault="00027170" w:rsidP="009144BE">
      <w:pPr>
        <w:pStyle w:val="berschrift7"/>
        <w:rPr>
          <w:sz w:val="27"/>
          <w:szCs w:val="27"/>
          <w:lang w:val="en-GB"/>
        </w:rPr>
      </w:pPr>
      <w:r w:rsidRPr="008D14CB">
        <w:rPr>
          <w:lang w:val="en-GB"/>
        </w:rPr>
        <w:t>pickContact</w:t>
      </w:r>
    </w:p>
    <w:p w14:paraId="5066CB8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pickContact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Displays</w:t>
      </w:r>
      <w:r w:rsidRPr="00027170">
        <w:rPr>
          <w:rStyle w:val="pln"/>
          <w:rFonts w:ascii="Lucida Console" w:hAnsi="Lucida Console"/>
          <w:color w:val="000000"/>
          <w:sz w:val="18"/>
          <w:szCs w:val="18"/>
          <w:lang w:val="en-GB"/>
        </w:rPr>
        <w:t xml:space="preserve"> a list of contacts to pick </w:t>
      </w:r>
      <w:r w:rsidRPr="00027170">
        <w:rPr>
          <w:rStyle w:val="kwd"/>
          <w:rFonts w:ascii="Lucida Console" w:eastAsiaTheme="majorEastAsia" w:hAnsi="Lucida Console"/>
          <w:color w:val="000088"/>
          <w:sz w:val="18"/>
          <w:szCs w:val="18"/>
          <w:lang w:val="en-GB"/>
        </w:rPr>
        <w:t>from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A map of result values</w:t>
      </w:r>
      <w:r w:rsidRPr="00027170">
        <w:rPr>
          <w:rStyle w:val="pun"/>
          <w:rFonts w:ascii="Lucida Console" w:hAnsi="Lucida Console"/>
          <w:color w:val="666600"/>
          <w:sz w:val="18"/>
          <w:szCs w:val="18"/>
          <w:lang w:val="en-GB"/>
        </w:rPr>
        <w:t>.</w:t>
      </w:r>
    </w:p>
    <w:p w14:paraId="1299D49B" w14:textId="77777777" w:rsidR="008D14CB" w:rsidRDefault="008D14CB" w:rsidP="008D14CB">
      <w:pPr>
        <w:rPr>
          <w:lang w:val="en-GB"/>
        </w:rPr>
      </w:pPr>
      <w:bookmarkStart w:id="187" w:name="pickPhone"/>
      <w:bookmarkEnd w:id="187"/>
    </w:p>
    <w:p w14:paraId="327DEF63" w14:textId="77777777" w:rsidR="00027170" w:rsidRPr="008D14CB" w:rsidRDefault="00027170" w:rsidP="009144BE">
      <w:pPr>
        <w:pStyle w:val="berschrift7"/>
        <w:rPr>
          <w:sz w:val="27"/>
          <w:szCs w:val="27"/>
          <w:lang w:val="en-GB"/>
        </w:rPr>
      </w:pPr>
      <w:r w:rsidRPr="008D14CB">
        <w:rPr>
          <w:lang w:val="en-GB"/>
        </w:rPr>
        <w:t>pickPhone</w:t>
      </w:r>
    </w:p>
    <w:p w14:paraId="245581D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pickPhone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Displays</w:t>
      </w:r>
      <w:r w:rsidRPr="00027170">
        <w:rPr>
          <w:rStyle w:val="pln"/>
          <w:rFonts w:ascii="Lucida Console" w:hAnsi="Lucida Console"/>
          <w:color w:val="000000"/>
          <w:sz w:val="18"/>
          <w:szCs w:val="18"/>
          <w:lang w:val="en-GB"/>
        </w:rPr>
        <w:t xml:space="preserve"> a list of phone numbers to pick </w:t>
      </w:r>
      <w:r w:rsidRPr="00027170">
        <w:rPr>
          <w:rStyle w:val="kwd"/>
          <w:rFonts w:ascii="Lucida Console" w:eastAsiaTheme="majorEastAsia" w:hAnsi="Lucida Console"/>
          <w:color w:val="000088"/>
          <w:sz w:val="18"/>
          <w:szCs w:val="18"/>
          <w:lang w:val="en-GB"/>
        </w:rPr>
        <w:t>from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selected phone number</w:t>
      </w:r>
      <w:r w:rsidRPr="00027170">
        <w:rPr>
          <w:rStyle w:val="pun"/>
          <w:rFonts w:ascii="Lucida Console" w:hAnsi="Lucida Console"/>
          <w:color w:val="666600"/>
          <w:sz w:val="18"/>
          <w:szCs w:val="18"/>
          <w:lang w:val="en-GB"/>
        </w:rPr>
        <w:t>.</w:t>
      </w:r>
    </w:p>
    <w:p w14:paraId="7F628C2F" w14:textId="77777777" w:rsidR="008D14CB" w:rsidRDefault="008D14CB" w:rsidP="008D14CB">
      <w:pPr>
        <w:rPr>
          <w:lang w:val="en-GB"/>
        </w:rPr>
      </w:pPr>
      <w:bookmarkStart w:id="188" w:name="postEvent"/>
      <w:bookmarkEnd w:id="188"/>
    </w:p>
    <w:p w14:paraId="02A8F60B" w14:textId="77777777" w:rsidR="00027170" w:rsidRPr="008D14CB" w:rsidRDefault="00027170" w:rsidP="009144BE">
      <w:pPr>
        <w:pStyle w:val="berschrift7"/>
        <w:rPr>
          <w:sz w:val="27"/>
          <w:szCs w:val="27"/>
          <w:lang w:val="en-GB"/>
        </w:rPr>
      </w:pPr>
      <w:r w:rsidRPr="008D14CB">
        <w:rPr>
          <w:lang w:val="en-GB"/>
        </w:rPr>
        <w:t>postEvent</w:t>
      </w:r>
    </w:p>
    <w:p w14:paraId="26F3A6F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rpcPostEvent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Post</w:t>
      </w:r>
      <w:r w:rsidRPr="00027170">
        <w:rPr>
          <w:rStyle w:val="pln"/>
          <w:rFonts w:ascii="Lucida Console" w:hAnsi="Lucida Console"/>
          <w:color w:val="000000"/>
          <w:sz w:val="18"/>
          <w:szCs w:val="18"/>
          <w:lang w:val="en-GB"/>
        </w:rPr>
        <w:t xml:space="preserve"> an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to the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queue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Deprecated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r4</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eventPost instead</w:t>
      </w:r>
      <w:r w:rsidRPr="00027170">
        <w:rPr>
          <w:rStyle w:val="pun"/>
          <w:rFonts w:ascii="Lucida Console" w:hAnsi="Lucida Console"/>
          <w:color w:val="666600"/>
          <w:sz w:val="18"/>
          <w:szCs w:val="18"/>
          <w:lang w:val="en-GB"/>
        </w:rPr>
        <w:t>.</w:t>
      </w:r>
    </w:p>
    <w:p w14:paraId="6C5A0B15" w14:textId="77777777" w:rsidR="008D14CB" w:rsidRDefault="008D14CB" w:rsidP="008D14CB">
      <w:pPr>
        <w:rPr>
          <w:lang w:val="en-GB"/>
        </w:rPr>
      </w:pPr>
      <w:bookmarkStart w:id="189" w:name="prefGetAll"/>
      <w:bookmarkEnd w:id="189"/>
    </w:p>
    <w:p w14:paraId="556806EF" w14:textId="77777777" w:rsidR="00027170" w:rsidRPr="008D14CB" w:rsidRDefault="00027170" w:rsidP="009144BE">
      <w:pPr>
        <w:pStyle w:val="berschrift7"/>
        <w:rPr>
          <w:sz w:val="27"/>
          <w:szCs w:val="27"/>
          <w:lang w:val="en-GB"/>
        </w:rPr>
      </w:pPr>
      <w:r w:rsidRPr="008D14CB">
        <w:rPr>
          <w:lang w:val="en-GB"/>
        </w:rPr>
        <w:t>prefGetAll</w:t>
      </w:r>
    </w:p>
    <w:p w14:paraId="12DEE4A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prefGetAll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filename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Desired</w:t>
      </w:r>
      <w:r w:rsidRPr="00027170">
        <w:rPr>
          <w:rStyle w:val="pln"/>
          <w:rFonts w:ascii="Lucida Console" w:hAnsi="Lucida Console"/>
          <w:color w:val="000000"/>
          <w:sz w:val="18"/>
          <w:szCs w:val="18"/>
          <w:lang w:val="en-GB"/>
        </w:rPr>
        <w:t xml:space="preserve"> preferences file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defined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uses the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Shared</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Preferences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Get</w:t>
      </w:r>
      <w:r w:rsidRPr="00027170">
        <w:rPr>
          <w:rStyle w:val="pln"/>
          <w:rFonts w:ascii="Lucida Console" w:hAnsi="Lucida Console"/>
          <w:color w:val="000000"/>
          <w:sz w:val="18"/>
          <w:szCs w:val="18"/>
          <w:lang w:val="en-GB"/>
        </w:rPr>
        <w:t xml:space="preserve"> list of </w:t>
      </w:r>
      <w:r w:rsidRPr="00027170">
        <w:rPr>
          <w:rStyle w:val="typ"/>
          <w:rFonts w:ascii="Lucida Console" w:hAnsi="Lucida Console"/>
          <w:color w:val="660066"/>
          <w:sz w:val="18"/>
          <w:szCs w:val="18"/>
          <w:lang w:val="en-GB"/>
        </w:rPr>
        <w:t>Shared</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Preference</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Values</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key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value</w:t>
      </w:r>
    </w:p>
    <w:p w14:paraId="0BF6AEBE" w14:textId="77777777" w:rsidR="008D14CB" w:rsidRDefault="008D14CB" w:rsidP="008D14CB">
      <w:pPr>
        <w:rPr>
          <w:lang w:val="en-GB"/>
        </w:rPr>
      </w:pPr>
      <w:bookmarkStart w:id="190" w:name="prefGetValue"/>
      <w:bookmarkEnd w:id="190"/>
    </w:p>
    <w:p w14:paraId="119A5ADC" w14:textId="77777777" w:rsidR="00027170" w:rsidRPr="008D14CB" w:rsidRDefault="00027170" w:rsidP="009144BE">
      <w:pPr>
        <w:pStyle w:val="berschrift7"/>
        <w:rPr>
          <w:sz w:val="27"/>
          <w:szCs w:val="27"/>
          <w:lang w:val="en-GB"/>
        </w:rPr>
      </w:pPr>
      <w:r w:rsidRPr="008D14CB">
        <w:rPr>
          <w:lang w:val="en-GB"/>
        </w:rPr>
        <w:t>prefGetValue</w:t>
      </w:r>
    </w:p>
    <w:p w14:paraId="699C675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prefGetValue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key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filename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Desired</w:t>
      </w:r>
      <w:r w:rsidRPr="00027170">
        <w:rPr>
          <w:rStyle w:val="pln"/>
          <w:rFonts w:ascii="Lucida Console" w:hAnsi="Lucida Console"/>
          <w:color w:val="000000"/>
          <w:sz w:val="18"/>
          <w:szCs w:val="18"/>
          <w:lang w:val="en-GB"/>
        </w:rPr>
        <w:t xml:space="preserve"> preferences file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defined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uses the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Shared</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Preferences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Read</w:t>
      </w:r>
      <w:r w:rsidRPr="00027170">
        <w:rPr>
          <w:rStyle w:val="pln"/>
          <w:rFonts w:ascii="Lucida Console" w:hAnsi="Lucida Console"/>
          <w:color w:val="000000"/>
          <w:sz w:val="18"/>
          <w:szCs w:val="18"/>
          <w:lang w:val="en-GB"/>
        </w:rPr>
        <w:t xml:space="preserve"> a value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shared preferences</w:t>
      </w:r>
    </w:p>
    <w:p w14:paraId="30363287" w14:textId="77777777" w:rsidR="008D14CB" w:rsidRDefault="008D14CB" w:rsidP="008D14CB">
      <w:pPr>
        <w:rPr>
          <w:lang w:val="en-GB"/>
        </w:rPr>
      </w:pPr>
      <w:bookmarkStart w:id="191" w:name="prefPutValue"/>
      <w:bookmarkEnd w:id="191"/>
    </w:p>
    <w:p w14:paraId="2A3D336B" w14:textId="77777777" w:rsidR="00027170" w:rsidRPr="008D14CB" w:rsidRDefault="00027170" w:rsidP="009144BE">
      <w:pPr>
        <w:pStyle w:val="berschrift7"/>
        <w:rPr>
          <w:sz w:val="27"/>
          <w:szCs w:val="27"/>
          <w:lang w:val="en-GB"/>
        </w:rPr>
      </w:pPr>
      <w:r w:rsidRPr="008D14CB">
        <w:rPr>
          <w:lang w:val="en-GB"/>
        </w:rPr>
        <w:t>prefPutValue</w:t>
      </w:r>
    </w:p>
    <w:p w14:paraId="08EA699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prefPutValue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key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Object</w:t>
      </w:r>
      <w:r w:rsidRPr="00027170">
        <w:rPr>
          <w:rStyle w:val="pln"/>
          <w:rFonts w:ascii="Lucida Console" w:hAnsi="Lucida Console"/>
          <w:color w:val="000000"/>
          <w:sz w:val="18"/>
          <w:szCs w:val="18"/>
          <w:lang w:val="en-GB"/>
        </w:rPr>
        <w:t xml:space="preserve"> 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filename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Desired</w:t>
      </w:r>
      <w:r w:rsidRPr="00027170">
        <w:rPr>
          <w:rStyle w:val="pln"/>
          <w:rFonts w:ascii="Lucida Console" w:hAnsi="Lucida Console"/>
          <w:color w:val="000000"/>
          <w:sz w:val="18"/>
          <w:szCs w:val="18"/>
          <w:lang w:val="en-GB"/>
        </w:rPr>
        <w:t xml:space="preserve"> preferences file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defined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uses the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Shared</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Preferences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Write</w:t>
      </w:r>
      <w:r w:rsidRPr="00027170">
        <w:rPr>
          <w:rStyle w:val="pln"/>
          <w:rFonts w:ascii="Lucida Console" w:hAnsi="Lucida Console"/>
          <w:color w:val="000000"/>
          <w:sz w:val="18"/>
          <w:szCs w:val="18"/>
          <w:lang w:val="en-GB"/>
        </w:rPr>
        <w:t xml:space="preserve"> a value to shared preferences</w:t>
      </w:r>
    </w:p>
    <w:p w14:paraId="23E07D0D" w14:textId="77777777" w:rsidR="008D14CB" w:rsidRDefault="008D14CB" w:rsidP="008D14CB">
      <w:pPr>
        <w:rPr>
          <w:lang w:val="en-GB"/>
        </w:rPr>
      </w:pPr>
      <w:bookmarkStart w:id="192" w:name="queryAttributes"/>
      <w:bookmarkEnd w:id="192"/>
    </w:p>
    <w:p w14:paraId="762A16FD" w14:textId="77777777" w:rsidR="00027170" w:rsidRPr="008D14CB" w:rsidRDefault="00027170" w:rsidP="009144BE">
      <w:pPr>
        <w:pStyle w:val="berschrift7"/>
        <w:rPr>
          <w:sz w:val="27"/>
          <w:szCs w:val="27"/>
          <w:lang w:val="en-GB"/>
        </w:rPr>
      </w:pPr>
      <w:r w:rsidRPr="008D14CB">
        <w:rPr>
          <w:lang w:val="en-GB"/>
        </w:rPr>
        <w:t>queryAttributes</w:t>
      </w:r>
    </w:p>
    <w:p w14:paraId="47C0DBC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queryAttributes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using</w:t>
      </w:r>
      <w:r w:rsidRPr="00027170">
        <w:rPr>
          <w:rStyle w:val="pln"/>
          <w:rFonts w:ascii="Lucida Console" w:hAnsi="Lucida Console"/>
          <w:color w:val="000000"/>
          <w:sz w:val="18"/>
          <w:szCs w:val="18"/>
          <w:lang w:val="en-GB"/>
        </w:rPr>
        <w:t xml:space="preserve"> the content</w:t>
      </w:r>
      <w:r w:rsidRPr="00027170">
        <w:rPr>
          <w:rStyle w:val="pun"/>
          <w:rFonts w:ascii="Lucida Console" w:hAnsi="Lucida Console"/>
          <w:color w:val="666600"/>
          <w:sz w:val="18"/>
          <w:szCs w:val="18"/>
          <w:lang w:val="en-GB"/>
        </w:rPr>
        <w:t>:</w:t>
      </w:r>
      <w:r w:rsidRPr="00027170">
        <w:rPr>
          <w:rStyle w:val="com"/>
          <w:rFonts w:ascii="Lucida Console" w:hAnsi="Lucida Console"/>
          <w:color w:val="880000"/>
          <w:sz w:val="18"/>
          <w:szCs w:val="18"/>
          <w:lang w:val="en-GB"/>
        </w:rPr>
        <w:t xml:space="preserve">// scheme, for the content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retrieve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Content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Resolver</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Query</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Attributes</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list of available columns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given content uri</w:t>
      </w:r>
    </w:p>
    <w:p w14:paraId="4CBB27B2" w14:textId="77777777" w:rsidR="008D14CB" w:rsidRDefault="008D14CB" w:rsidP="008D14CB">
      <w:pPr>
        <w:rPr>
          <w:lang w:val="en-GB"/>
        </w:rPr>
      </w:pPr>
      <w:bookmarkStart w:id="193" w:name="queryContent"/>
      <w:bookmarkEnd w:id="193"/>
    </w:p>
    <w:p w14:paraId="42EEB46D" w14:textId="77777777" w:rsidR="00027170" w:rsidRPr="008D14CB" w:rsidRDefault="00027170" w:rsidP="009144BE">
      <w:pPr>
        <w:pStyle w:val="berschrift7"/>
        <w:rPr>
          <w:sz w:val="27"/>
          <w:szCs w:val="27"/>
          <w:lang w:val="en-GB"/>
        </w:rPr>
      </w:pPr>
      <w:r w:rsidRPr="008D14CB">
        <w:rPr>
          <w:lang w:val="en-GB"/>
        </w:rPr>
        <w:t>queryContent</w:t>
      </w:r>
    </w:p>
    <w:p w14:paraId="5A8C8E7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queryContent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using</w:t>
      </w:r>
      <w:r w:rsidRPr="00027170">
        <w:rPr>
          <w:rStyle w:val="pln"/>
          <w:rFonts w:ascii="Lucida Console" w:hAnsi="Lucida Console"/>
          <w:color w:val="000000"/>
          <w:sz w:val="18"/>
          <w:szCs w:val="18"/>
          <w:lang w:val="en-GB"/>
        </w:rPr>
        <w:t xml:space="preserve"> the content</w:t>
      </w:r>
      <w:r w:rsidRPr="00027170">
        <w:rPr>
          <w:rStyle w:val="pun"/>
          <w:rFonts w:ascii="Lucida Console" w:hAnsi="Lucida Console"/>
          <w:color w:val="666600"/>
          <w:sz w:val="18"/>
          <w:szCs w:val="18"/>
          <w:lang w:val="en-GB"/>
        </w:rPr>
        <w:t>:</w:t>
      </w:r>
      <w:r w:rsidRPr="00027170">
        <w:rPr>
          <w:rStyle w:val="com"/>
          <w:rFonts w:ascii="Lucida Console" w:hAnsi="Lucida Console"/>
          <w:color w:val="880000"/>
          <w:sz w:val="18"/>
          <w:szCs w:val="18"/>
          <w:lang w:val="en-GB"/>
        </w:rPr>
        <w:t xml:space="preserve">// scheme, for the content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retrieve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attributes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list of which columns to </w:t>
      </w:r>
      <w:r w:rsidRPr="00027170">
        <w:rPr>
          <w:rStyle w:val="kwd"/>
          <w:rFonts w:ascii="Lucida Console" w:eastAsiaTheme="majorEastAsia" w:hAnsi="Lucida Console"/>
          <w:color w:val="000088"/>
          <w:sz w:val="18"/>
          <w:szCs w:val="18"/>
          <w:lang w:val="en-GB"/>
        </w:rPr>
        <w:t>return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Passing</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will </w:t>
      </w:r>
      <w:r w:rsidRPr="00027170">
        <w:rPr>
          <w:rStyle w:val="kwd"/>
          <w:rFonts w:ascii="Lucida Console" w:eastAsiaTheme="majorEastAsia" w:hAnsi="Lucida Console"/>
          <w:color w:val="000088"/>
          <w:sz w:val="18"/>
          <w:szCs w:val="18"/>
          <w:lang w:val="en-GB"/>
        </w:rPr>
        <w:t>return</w:t>
      </w:r>
      <w:r w:rsidRPr="00027170">
        <w:rPr>
          <w:rStyle w:val="pln"/>
          <w:rFonts w:ascii="Lucida Console" w:hAnsi="Lucida Console"/>
          <w:color w:val="000000"/>
          <w:sz w:val="18"/>
          <w:szCs w:val="18"/>
          <w:lang w:val="en-GB"/>
        </w:rPr>
        <w:t xml:space="preserve"> all columns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selection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filter declaring which rows to </w:t>
      </w:r>
      <w:r w:rsidRPr="00027170">
        <w:rPr>
          <w:rStyle w:val="kwd"/>
          <w:rFonts w:ascii="Lucida Console" w:eastAsiaTheme="majorEastAsia" w:hAnsi="Lucida Console"/>
          <w:color w:val="000088"/>
          <w:sz w:val="18"/>
          <w:szCs w:val="18"/>
          <w:lang w:val="en-GB"/>
        </w:rPr>
        <w:t>return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selectionArgs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You</w:t>
      </w:r>
      <w:r w:rsidRPr="00027170">
        <w:rPr>
          <w:rStyle w:val="pln"/>
          <w:rFonts w:ascii="Lucida Console" w:hAnsi="Lucida Console"/>
          <w:color w:val="000000"/>
          <w:sz w:val="18"/>
          <w:szCs w:val="18"/>
          <w:lang w:val="en-GB"/>
        </w:rPr>
        <w:t xml:space="preserve"> may include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s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selection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which will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be replaced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the values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selectionArgs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order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How</w:t>
      </w:r>
      <w:r w:rsidRPr="00027170">
        <w:rPr>
          <w:rStyle w:val="pln"/>
          <w:rFonts w:ascii="Lucida Console" w:hAnsi="Lucida Console"/>
          <w:color w:val="000000"/>
          <w:sz w:val="18"/>
          <w:szCs w:val="18"/>
          <w:lang w:val="en-GB"/>
        </w:rPr>
        <w:t xml:space="preserve"> to order the rows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Content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Resolver</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Query</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result of query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Maps</w:t>
      </w:r>
    </w:p>
    <w:p w14:paraId="5D4349E5" w14:textId="77777777" w:rsidR="008D14CB" w:rsidRDefault="008D14CB" w:rsidP="008D14CB">
      <w:pPr>
        <w:rPr>
          <w:lang w:val="en-GB"/>
        </w:rPr>
      </w:pPr>
      <w:bookmarkStart w:id="194" w:name="readBatteryData"/>
      <w:bookmarkEnd w:id="194"/>
    </w:p>
    <w:p w14:paraId="7976B306" w14:textId="77777777" w:rsidR="00027170" w:rsidRPr="008D14CB" w:rsidRDefault="00027170" w:rsidP="009144BE">
      <w:pPr>
        <w:pStyle w:val="berschrift7"/>
        <w:rPr>
          <w:sz w:val="27"/>
          <w:szCs w:val="27"/>
          <w:lang w:val="en-GB"/>
        </w:rPr>
      </w:pPr>
      <w:r w:rsidRPr="008D14CB">
        <w:rPr>
          <w:lang w:val="en-GB"/>
        </w:rPr>
        <w:t>readBatteryData</w:t>
      </w:r>
    </w:p>
    <w:p w14:paraId="59BEEF6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readBatteryData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recorded battery data</w:t>
      </w:r>
      <w:r w:rsidRPr="00027170">
        <w:rPr>
          <w:rStyle w:val="pun"/>
          <w:rFonts w:ascii="Lucida Console" w:hAnsi="Lucida Console"/>
          <w:color w:val="666600"/>
          <w:sz w:val="18"/>
          <w:szCs w:val="18"/>
          <w:lang w:val="en-GB"/>
        </w:rPr>
        <w:t>.</w:t>
      </w:r>
    </w:p>
    <w:p w14:paraId="0CF336EF" w14:textId="77777777" w:rsidR="008D14CB" w:rsidRDefault="008D14CB" w:rsidP="008D14CB">
      <w:pPr>
        <w:rPr>
          <w:lang w:val="en-GB"/>
        </w:rPr>
      </w:pPr>
      <w:bookmarkStart w:id="195" w:name="readLocation"/>
      <w:bookmarkEnd w:id="195"/>
    </w:p>
    <w:p w14:paraId="698F339B" w14:textId="77777777" w:rsidR="00027170" w:rsidRPr="008D14CB" w:rsidRDefault="00027170" w:rsidP="009144BE">
      <w:pPr>
        <w:pStyle w:val="berschrift7"/>
        <w:rPr>
          <w:sz w:val="27"/>
          <w:szCs w:val="27"/>
          <w:lang w:val="en-GB"/>
        </w:rPr>
      </w:pPr>
      <w:r w:rsidRPr="008D14CB">
        <w:rPr>
          <w:lang w:val="en-GB"/>
        </w:rPr>
        <w:t>readLocation</w:t>
      </w:r>
    </w:p>
    <w:p w14:paraId="35BBB7C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readLocation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location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indicated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all available providers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map of location information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provider</w:t>
      </w:r>
      <w:r w:rsidRPr="00027170">
        <w:rPr>
          <w:rStyle w:val="pun"/>
          <w:rFonts w:ascii="Lucida Console" w:hAnsi="Lucida Console"/>
          <w:color w:val="666600"/>
          <w:sz w:val="18"/>
          <w:szCs w:val="18"/>
          <w:lang w:val="en-GB"/>
        </w:rPr>
        <w:t>.</w:t>
      </w:r>
    </w:p>
    <w:p w14:paraId="7D85E112" w14:textId="77777777" w:rsidR="008D14CB" w:rsidRDefault="008D14CB" w:rsidP="008D14CB">
      <w:pPr>
        <w:rPr>
          <w:lang w:val="en-GB"/>
        </w:rPr>
      </w:pPr>
      <w:bookmarkStart w:id="196" w:name="readPhoneState"/>
      <w:bookmarkEnd w:id="196"/>
    </w:p>
    <w:p w14:paraId="14186DF2" w14:textId="77777777" w:rsidR="00027170" w:rsidRPr="008D14CB" w:rsidRDefault="00027170" w:rsidP="009144BE">
      <w:pPr>
        <w:pStyle w:val="berschrift7"/>
        <w:rPr>
          <w:sz w:val="27"/>
          <w:szCs w:val="27"/>
          <w:lang w:val="en-GB"/>
        </w:rPr>
      </w:pPr>
      <w:r w:rsidRPr="008D14CB">
        <w:rPr>
          <w:lang w:val="en-GB"/>
        </w:rPr>
        <w:t>readPhoneState</w:t>
      </w:r>
    </w:p>
    <w:p w14:paraId="083EA0E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readPhoneState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phone state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incoming 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w:t>
      </w:r>
      <w:r w:rsidRPr="00027170">
        <w:rPr>
          <w:rStyle w:val="str"/>
          <w:rFonts w:ascii="Lucida Console" w:hAnsi="Lucida Console"/>
          <w:color w:val="008800"/>
          <w:sz w:val="18"/>
          <w:szCs w:val="18"/>
          <w:lang w:val="en-GB"/>
        </w:rPr>
        <w:t>"state"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"incomingNumber"</w:t>
      </w:r>
    </w:p>
    <w:p w14:paraId="65AE818C" w14:textId="77777777" w:rsidR="008D14CB" w:rsidRDefault="008D14CB" w:rsidP="008D14CB">
      <w:pPr>
        <w:rPr>
          <w:lang w:val="en-GB"/>
        </w:rPr>
      </w:pPr>
      <w:bookmarkStart w:id="197" w:name="readSensors"/>
      <w:bookmarkEnd w:id="197"/>
    </w:p>
    <w:p w14:paraId="72ACBF55" w14:textId="77777777" w:rsidR="00027170" w:rsidRPr="008D14CB" w:rsidRDefault="00027170" w:rsidP="009144BE">
      <w:pPr>
        <w:pStyle w:val="berschrift7"/>
        <w:rPr>
          <w:sz w:val="27"/>
          <w:szCs w:val="27"/>
          <w:lang w:val="en-GB"/>
        </w:rPr>
      </w:pPr>
      <w:r w:rsidRPr="008D14CB">
        <w:rPr>
          <w:lang w:val="en-GB"/>
        </w:rPr>
        <w:t>readSensors</w:t>
      </w:r>
    </w:p>
    <w:p w14:paraId="68351A2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readSensors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recorded sensor data</w:t>
      </w:r>
      <w:r w:rsidRPr="00027170">
        <w:rPr>
          <w:rStyle w:val="pun"/>
          <w:rFonts w:ascii="Lucida Console" w:hAnsi="Lucida Console"/>
          <w:color w:val="666600"/>
          <w:sz w:val="18"/>
          <w:szCs w:val="18"/>
          <w:lang w:val="en-GB"/>
        </w:rPr>
        <w:t>.</w:t>
      </w:r>
    </w:p>
    <w:p w14:paraId="58398184" w14:textId="77777777" w:rsidR="008D14CB" w:rsidRDefault="008D14CB" w:rsidP="008D14CB">
      <w:pPr>
        <w:rPr>
          <w:lang w:val="en-GB"/>
        </w:rPr>
      </w:pPr>
      <w:bookmarkStart w:id="198" w:name="readSignalStrengths"/>
      <w:bookmarkEnd w:id="198"/>
    </w:p>
    <w:p w14:paraId="312A9100" w14:textId="77777777" w:rsidR="00027170" w:rsidRPr="008D14CB" w:rsidRDefault="00027170" w:rsidP="009144BE">
      <w:pPr>
        <w:pStyle w:val="berschrift7"/>
        <w:rPr>
          <w:sz w:val="27"/>
          <w:szCs w:val="27"/>
          <w:lang w:val="en-GB"/>
        </w:rPr>
      </w:pPr>
      <w:r w:rsidRPr="008D14CB">
        <w:rPr>
          <w:lang w:val="en-GB"/>
        </w:rPr>
        <w:t>readSignalStrengths</w:t>
      </w:r>
    </w:p>
    <w:p w14:paraId="490983F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readSignalStrengths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signal strengths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map of </w:t>
      </w:r>
      <w:r w:rsidRPr="00027170">
        <w:rPr>
          <w:rStyle w:val="str"/>
          <w:rFonts w:ascii="Lucida Console" w:hAnsi="Lucida Console"/>
          <w:color w:val="008800"/>
          <w:sz w:val="18"/>
          <w:szCs w:val="18"/>
          <w:lang w:val="en-GB"/>
        </w:rPr>
        <w:t>"gsm_signal_strength"</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7.</w:t>
      </w:r>
    </w:p>
    <w:p w14:paraId="0D197CB2" w14:textId="77777777" w:rsidR="008D14CB" w:rsidRDefault="008D14CB" w:rsidP="008D14CB">
      <w:pPr>
        <w:rPr>
          <w:lang w:val="en-GB"/>
        </w:rPr>
      </w:pPr>
      <w:bookmarkStart w:id="199" w:name="receiveEvent"/>
      <w:bookmarkEnd w:id="199"/>
    </w:p>
    <w:p w14:paraId="25D16ED7" w14:textId="77777777" w:rsidR="00027170" w:rsidRPr="008D14CB" w:rsidRDefault="00027170" w:rsidP="009144BE">
      <w:pPr>
        <w:pStyle w:val="berschrift7"/>
        <w:rPr>
          <w:sz w:val="27"/>
          <w:szCs w:val="27"/>
          <w:lang w:val="en-GB"/>
        </w:rPr>
      </w:pPr>
      <w:r w:rsidRPr="008D14CB">
        <w:rPr>
          <w:lang w:val="en-GB"/>
        </w:rPr>
        <w:t>receiveEvent</w:t>
      </w:r>
    </w:p>
    <w:p w14:paraId="6E95EE1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receiveEvent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removes the oldest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location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sensor update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etc</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buffer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properties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Deprecated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r4</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eventPoll instead</w:t>
      </w:r>
      <w:r w:rsidRPr="00027170">
        <w:rPr>
          <w:rStyle w:val="pun"/>
          <w:rFonts w:ascii="Lucida Console" w:hAnsi="Lucida Console"/>
          <w:color w:val="666600"/>
          <w:sz w:val="18"/>
          <w:szCs w:val="18"/>
          <w:lang w:val="en-GB"/>
        </w:rPr>
        <w:t>.</w:t>
      </w:r>
    </w:p>
    <w:p w14:paraId="08DBED35" w14:textId="77777777" w:rsidR="008D14CB" w:rsidRDefault="008D14CB" w:rsidP="008D14CB">
      <w:pPr>
        <w:rPr>
          <w:lang w:val="en-GB"/>
        </w:rPr>
      </w:pPr>
      <w:bookmarkStart w:id="200" w:name="recognizeSpeech"/>
      <w:bookmarkEnd w:id="200"/>
    </w:p>
    <w:p w14:paraId="7827BFAD" w14:textId="77777777" w:rsidR="00027170" w:rsidRPr="008D14CB" w:rsidRDefault="00027170" w:rsidP="009144BE">
      <w:pPr>
        <w:pStyle w:val="berschrift7"/>
        <w:rPr>
          <w:sz w:val="27"/>
          <w:szCs w:val="27"/>
          <w:lang w:val="en-GB"/>
        </w:rPr>
      </w:pPr>
      <w:r w:rsidRPr="008D14CB">
        <w:rPr>
          <w:lang w:val="en-GB"/>
        </w:rPr>
        <w:t>recognizeSpeech</w:t>
      </w:r>
    </w:p>
    <w:p w14:paraId="27F13D3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recognizeSpeech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prompt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text prompt to show to the user </w:t>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asking them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speak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language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language </w:t>
      </w:r>
      <w:r w:rsidRPr="00027170">
        <w:rPr>
          <w:rStyle w:val="kwd"/>
          <w:rFonts w:ascii="Lucida Console" w:eastAsiaTheme="majorEastAsia" w:hAnsi="Lucida Console"/>
          <w:color w:val="000088"/>
          <w:sz w:val="18"/>
          <w:szCs w:val="18"/>
          <w:lang w:val="en-GB"/>
        </w:rPr>
        <w:t>override</w:t>
      </w:r>
      <w:r w:rsidRPr="00027170">
        <w:rPr>
          <w:rStyle w:val="pln"/>
          <w:rFonts w:ascii="Lucida Console" w:hAnsi="Lucida Console"/>
          <w:color w:val="000000"/>
          <w:sz w:val="18"/>
          <w:szCs w:val="18"/>
          <w:lang w:val="en-GB"/>
        </w:rPr>
        <w:t xml:space="preserve"> to inform the recognizer that it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should expect speech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a language different than the one </w:t>
      </w:r>
      <w:r w:rsidRPr="00027170">
        <w:rPr>
          <w:rStyle w:val="kwd"/>
          <w:rFonts w:ascii="Lucida Console" w:eastAsiaTheme="majorEastAsia" w:hAnsi="Lucida Console"/>
          <w:color w:val="000088"/>
          <w:sz w:val="18"/>
          <w:szCs w:val="18"/>
          <w:lang w:val="en-GB"/>
        </w:rPr>
        <w:t>set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java</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util</w:t>
      </w:r>
      <w:r w:rsidRPr="00027170">
        <w:rPr>
          <w:rStyle w:val="pun"/>
          <w:rFonts w:ascii="Lucida Console" w:hAnsi="Lucida Console"/>
          <w:color w:val="666600"/>
          <w:sz w:val="18"/>
          <w:szCs w:val="18"/>
          <w:lang w:val="en-GB"/>
        </w:rPr>
        <w:t>.</w:t>
      </w:r>
      <w:r w:rsidRPr="00027170">
        <w:rPr>
          <w:rStyle w:val="typ"/>
          <w:rFonts w:ascii="Lucida Console" w:hAnsi="Lucida Console"/>
          <w:color w:val="660066"/>
          <w:sz w:val="18"/>
          <w:szCs w:val="18"/>
          <w:lang w:val="en-GB"/>
        </w:rPr>
        <w:t>Locale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getDefault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languageModel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informs the recognizer which speech model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prefer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see android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speech</w:t>
      </w:r>
      <w:r w:rsidRPr="00027170">
        <w:rPr>
          <w:rStyle w:val="pun"/>
          <w:rFonts w:ascii="Lucida Console" w:hAnsi="Lucida Console"/>
          <w:color w:val="666600"/>
          <w:sz w:val="18"/>
          <w:szCs w:val="18"/>
          <w:lang w:val="en-GB"/>
        </w:rPr>
        <w:t>.</w:t>
      </w:r>
      <w:r w:rsidRPr="00027170">
        <w:rPr>
          <w:rStyle w:val="typ"/>
          <w:rFonts w:ascii="Lucida Console" w:hAnsi="Lucida Console"/>
          <w:color w:val="660066"/>
          <w:sz w:val="18"/>
          <w:szCs w:val="18"/>
          <w:lang w:val="en-GB"/>
        </w:rPr>
        <w:t>RecognizeIntent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Recognizes</w:t>
      </w:r>
      <w:r w:rsidRPr="00027170">
        <w:rPr>
          <w:rStyle w:val="pln"/>
          <w:rFonts w:ascii="Lucida Console" w:hAnsi="Lucida Console"/>
          <w:color w:val="000000"/>
          <w:sz w:val="18"/>
          <w:szCs w:val="18"/>
          <w:lang w:val="en-GB"/>
        </w:rPr>
        <w:t xml:space="preserve"> user</w:t>
      </w:r>
      <w:r w:rsidRPr="00027170">
        <w:rPr>
          <w:rStyle w:val="str"/>
          <w:rFonts w:ascii="Lucida Console" w:hAnsi="Lucida Console"/>
          <w:color w:val="008800"/>
          <w:sz w:val="18"/>
          <w:szCs w:val="18"/>
          <w:lang w:val="en-GB"/>
        </w:rPr>
        <w:t>'s speech and returns the most likely result.</w:t>
      </w:r>
      <w:r w:rsidRPr="00027170">
        <w:rPr>
          <w:rFonts w:ascii="Lucida Console" w:hAnsi="Lucida Console"/>
          <w:color w:val="008800"/>
          <w:sz w:val="18"/>
          <w:szCs w:val="18"/>
          <w:lang w:val="en-GB"/>
        </w:rPr>
        <w:br/>
      </w:r>
      <w:r w:rsidRPr="00027170">
        <w:rPr>
          <w:rFonts w:ascii="Lucida Console" w:hAnsi="Lucida Console"/>
          <w:color w:val="008800"/>
          <w:sz w:val="18"/>
          <w:szCs w:val="18"/>
          <w:lang w:val="en-GB"/>
        </w:rPr>
        <w:br/>
      </w:r>
      <w:r w:rsidRPr="00027170">
        <w:rPr>
          <w:rStyle w:val="str"/>
          <w:rFonts w:ascii="Lucida Console" w:hAnsi="Lucida Console"/>
          <w:color w:val="008800"/>
          <w:sz w:val="18"/>
          <w:szCs w:val="18"/>
          <w:lang w:val="en-GB"/>
        </w:rPr>
        <w:t>Returns:</w:t>
      </w:r>
      <w:r w:rsidRPr="00027170">
        <w:rPr>
          <w:rFonts w:ascii="Lucida Console" w:hAnsi="Lucida Console"/>
          <w:color w:val="008800"/>
          <w:sz w:val="18"/>
          <w:szCs w:val="18"/>
          <w:lang w:val="en-GB"/>
        </w:rPr>
        <w:br/>
      </w:r>
      <w:r w:rsidRPr="00027170">
        <w:rPr>
          <w:rStyle w:val="str"/>
          <w:rFonts w:ascii="Lucida Console" w:hAnsi="Lucida Console"/>
          <w:color w:val="008800"/>
          <w:sz w:val="18"/>
          <w:szCs w:val="18"/>
          <w:lang w:val="en-GB"/>
        </w:rPr>
        <w:t>  An empty string in case the speech cannot be recongnized.</w:t>
      </w:r>
    </w:p>
    <w:p w14:paraId="6CC754DA" w14:textId="77777777" w:rsidR="00417E43" w:rsidRDefault="00417E43" w:rsidP="00417E43">
      <w:pPr>
        <w:rPr>
          <w:lang w:val="en-GB"/>
        </w:rPr>
      </w:pPr>
      <w:bookmarkStart w:id="201" w:name="recorderCaptureVideo"/>
      <w:bookmarkEnd w:id="201"/>
    </w:p>
    <w:p w14:paraId="360F2D86" w14:textId="77777777" w:rsidR="00027170" w:rsidRPr="00417E43" w:rsidRDefault="00027170" w:rsidP="009144BE">
      <w:pPr>
        <w:pStyle w:val="berschrift7"/>
        <w:rPr>
          <w:sz w:val="27"/>
          <w:szCs w:val="27"/>
          <w:lang w:val="en-GB"/>
        </w:rPr>
      </w:pPr>
      <w:r w:rsidRPr="00417E43">
        <w:rPr>
          <w:lang w:val="en-GB"/>
        </w:rPr>
        <w:t>recorderCaptureVideo</w:t>
      </w:r>
    </w:p>
    <w:p w14:paraId="7F52511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recorderCaptureVideo</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targetPath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duration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recordAudio</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Records</w:t>
      </w:r>
      <w:r w:rsidRPr="00027170">
        <w:rPr>
          <w:rStyle w:val="pln"/>
          <w:rFonts w:ascii="Lucida Console" w:hAnsi="Lucida Console"/>
          <w:color w:val="000000"/>
          <w:sz w:val="18"/>
          <w:szCs w:val="18"/>
          <w:lang w:val="en-GB"/>
        </w:rPr>
        <w:t xml:space="preserve"> video </w:t>
      </w:r>
      <w:r w:rsidRPr="00027170">
        <w:rPr>
          <w:rStyle w:val="pun"/>
          <w:rFonts w:ascii="Lucida Console" w:hAnsi="Lucida Console"/>
          <w:color w:val="666600"/>
          <w:sz w:val="18"/>
          <w:szCs w:val="18"/>
          <w:lang w:val="en-GB"/>
        </w:rPr>
        <w:t>(</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optionally audio</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camera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saves it to the given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location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Duration</w:t>
      </w:r>
      <w:r w:rsidRPr="00027170">
        <w:rPr>
          <w:rStyle w:val="pln"/>
          <w:rFonts w:ascii="Lucida Console" w:hAnsi="Lucida Console"/>
          <w:color w:val="000000"/>
          <w:sz w:val="18"/>
          <w:szCs w:val="18"/>
          <w:lang w:val="en-GB"/>
        </w:rPr>
        <w:t xml:space="preserve"> specifies the maximum duration of the recording session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duration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provided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method will </w:t>
      </w:r>
      <w:r w:rsidRPr="00027170">
        <w:rPr>
          <w:rStyle w:val="kwd"/>
          <w:rFonts w:ascii="Lucida Console" w:eastAsiaTheme="majorEastAsia" w:hAnsi="Lucida Console"/>
          <w:color w:val="000088"/>
          <w:sz w:val="18"/>
          <w:szCs w:val="18"/>
          <w:lang w:val="en-GB"/>
        </w:rPr>
        <w:t>return</w:t>
      </w:r>
      <w:r w:rsidRPr="00027170">
        <w:rPr>
          <w:rStyle w:val="pln"/>
          <w:rFonts w:ascii="Lucida Console" w:hAnsi="Lucida Console"/>
          <w:color w:val="000000"/>
          <w:sz w:val="18"/>
          <w:szCs w:val="18"/>
          <w:lang w:val="en-GB"/>
        </w:rPr>
        <w:t xml:space="preserve"> immediately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the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recording will only be stopped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recorderStop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a scripts exits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Otherwise</w:t>
      </w:r>
      <w:r w:rsidRPr="00027170">
        <w:rPr>
          <w:rStyle w:val="pln"/>
          <w:rFonts w:ascii="Lucida Console" w:hAnsi="Lucida Console"/>
          <w:color w:val="000000"/>
          <w:sz w:val="18"/>
          <w:szCs w:val="18"/>
          <w:lang w:val="en-GB"/>
        </w:rPr>
        <w:t xml:space="preserve"> it will block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time period equal to the duration argument</w:t>
      </w:r>
      <w:r w:rsidRPr="00027170">
        <w:rPr>
          <w:rStyle w:val="pun"/>
          <w:rFonts w:ascii="Lucida Console" w:hAnsi="Lucida Console"/>
          <w:color w:val="666600"/>
          <w:sz w:val="18"/>
          <w:szCs w:val="18"/>
          <w:lang w:val="en-GB"/>
        </w:rPr>
        <w:t>.</w:t>
      </w:r>
    </w:p>
    <w:p w14:paraId="13FE7A70" w14:textId="77777777" w:rsidR="00417E43" w:rsidRDefault="00417E43" w:rsidP="00417E43">
      <w:pPr>
        <w:rPr>
          <w:lang w:val="en-GB"/>
        </w:rPr>
      </w:pPr>
      <w:bookmarkStart w:id="202" w:name="recorderStartMicrophone"/>
      <w:bookmarkEnd w:id="202"/>
    </w:p>
    <w:p w14:paraId="24ABD775" w14:textId="77777777" w:rsidR="00027170" w:rsidRPr="00417E43" w:rsidRDefault="00027170" w:rsidP="009144BE">
      <w:pPr>
        <w:pStyle w:val="berschrift7"/>
        <w:rPr>
          <w:sz w:val="27"/>
          <w:szCs w:val="27"/>
          <w:lang w:val="en-GB"/>
        </w:rPr>
      </w:pPr>
      <w:r w:rsidRPr="00417E43">
        <w:rPr>
          <w:lang w:val="en-GB"/>
        </w:rPr>
        <w:t>recorderStartMicrophone</w:t>
      </w:r>
    </w:p>
    <w:p w14:paraId="6F7562E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recorderStartMicrophone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targetPath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Records</w:t>
      </w:r>
      <w:r w:rsidRPr="00027170">
        <w:rPr>
          <w:rStyle w:val="pln"/>
          <w:rFonts w:ascii="Lucida Console" w:hAnsi="Lucida Console"/>
          <w:color w:val="000000"/>
          <w:sz w:val="18"/>
          <w:szCs w:val="18"/>
          <w:lang w:val="en-GB"/>
        </w:rPr>
        <w:t xml:space="preserve"> audio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microphone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saves it to the given location</w:t>
      </w:r>
      <w:r w:rsidRPr="00027170">
        <w:rPr>
          <w:rStyle w:val="pun"/>
          <w:rFonts w:ascii="Lucida Console" w:hAnsi="Lucida Console"/>
          <w:color w:val="666600"/>
          <w:sz w:val="18"/>
          <w:szCs w:val="18"/>
          <w:lang w:val="en-GB"/>
        </w:rPr>
        <w:t>.</w:t>
      </w:r>
    </w:p>
    <w:p w14:paraId="055FB84C" w14:textId="77777777" w:rsidR="00417E43" w:rsidRDefault="00417E43" w:rsidP="00417E43">
      <w:pPr>
        <w:rPr>
          <w:lang w:val="en-GB"/>
        </w:rPr>
      </w:pPr>
      <w:bookmarkStart w:id="203" w:name="recorderStartVideo"/>
      <w:bookmarkEnd w:id="203"/>
    </w:p>
    <w:p w14:paraId="442DEBA3" w14:textId="77777777" w:rsidR="00027170" w:rsidRPr="00417E43" w:rsidRDefault="00027170" w:rsidP="009144BE">
      <w:pPr>
        <w:pStyle w:val="berschrift7"/>
        <w:rPr>
          <w:sz w:val="27"/>
          <w:szCs w:val="27"/>
          <w:lang w:val="en-GB"/>
        </w:rPr>
      </w:pPr>
      <w:r w:rsidRPr="00417E43">
        <w:rPr>
          <w:lang w:val="en-GB"/>
        </w:rPr>
        <w:t>recorderStartVideo</w:t>
      </w:r>
    </w:p>
    <w:p w14:paraId="30B5B69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recorderStartVideo</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targetPath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duration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videoSize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Records</w:t>
      </w:r>
      <w:r w:rsidRPr="00027170">
        <w:rPr>
          <w:rStyle w:val="pln"/>
          <w:rFonts w:ascii="Lucida Console" w:hAnsi="Lucida Console"/>
          <w:color w:val="000000"/>
          <w:sz w:val="18"/>
          <w:szCs w:val="18"/>
          <w:lang w:val="en-GB"/>
        </w:rPr>
        <w:t xml:space="preserve"> video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camera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saves it to the given location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Duration</w:t>
      </w:r>
      <w:r w:rsidRPr="00027170">
        <w:rPr>
          <w:rStyle w:val="pln"/>
          <w:rFonts w:ascii="Lucida Console" w:hAnsi="Lucida Console"/>
          <w:color w:val="000000"/>
          <w:sz w:val="18"/>
          <w:szCs w:val="18"/>
          <w:lang w:val="en-GB"/>
        </w:rPr>
        <w:t xml:space="preserve"> specifies the maximum duration of the recording session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duration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method will </w:t>
      </w:r>
      <w:r w:rsidRPr="00027170">
        <w:rPr>
          <w:rStyle w:val="kwd"/>
          <w:rFonts w:ascii="Lucida Console" w:eastAsiaTheme="majorEastAsia" w:hAnsi="Lucida Console"/>
          <w:color w:val="000088"/>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the recording will only be stopped </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recorderStop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a scripts exits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Otherwise</w:t>
      </w:r>
      <w:r w:rsidRPr="00027170">
        <w:rPr>
          <w:rStyle w:val="pln"/>
          <w:rFonts w:ascii="Lucida Console" w:hAnsi="Lucida Console"/>
          <w:color w:val="000000"/>
          <w:sz w:val="18"/>
          <w:szCs w:val="18"/>
          <w:lang w:val="en-GB"/>
        </w:rPr>
        <w:t xml:space="preserve"> it will block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time period equal to the duration argument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videoSize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160x120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320x240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352x288</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640x480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800x480.</w:t>
      </w:r>
    </w:p>
    <w:p w14:paraId="462B7C2D" w14:textId="77777777" w:rsidR="00417E43" w:rsidRDefault="00417E43" w:rsidP="00417E43">
      <w:pPr>
        <w:rPr>
          <w:lang w:val="en-GB"/>
        </w:rPr>
      </w:pPr>
      <w:bookmarkStart w:id="204" w:name="recorderStop"/>
      <w:bookmarkEnd w:id="204"/>
    </w:p>
    <w:p w14:paraId="0D47ADB5" w14:textId="77777777" w:rsidR="00027170" w:rsidRPr="00417E43" w:rsidRDefault="00027170" w:rsidP="009144BE">
      <w:pPr>
        <w:pStyle w:val="berschrift7"/>
        <w:rPr>
          <w:sz w:val="27"/>
          <w:szCs w:val="27"/>
          <w:lang w:val="en-GB"/>
        </w:rPr>
      </w:pPr>
      <w:r w:rsidRPr="00417E43">
        <w:rPr>
          <w:lang w:val="en-GB"/>
        </w:rPr>
        <w:t>recorderStop</w:t>
      </w:r>
    </w:p>
    <w:p w14:paraId="11DFA6B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recorderStop</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a previously started recording</w:t>
      </w:r>
      <w:r w:rsidRPr="00027170">
        <w:rPr>
          <w:rStyle w:val="pun"/>
          <w:rFonts w:ascii="Lucida Console" w:hAnsi="Lucida Console"/>
          <w:color w:val="666600"/>
          <w:sz w:val="18"/>
          <w:szCs w:val="18"/>
          <w:lang w:val="en-GB"/>
        </w:rPr>
        <w:t>.</w:t>
      </w:r>
    </w:p>
    <w:p w14:paraId="4C0A6EAD" w14:textId="77777777" w:rsidR="00417E43" w:rsidRDefault="00417E43" w:rsidP="00417E43">
      <w:pPr>
        <w:rPr>
          <w:lang w:val="en-GB"/>
        </w:rPr>
      </w:pPr>
      <w:bookmarkStart w:id="205" w:name="requiredVersion"/>
      <w:bookmarkEnd w:id="205"/>
    </w:p>
    <w:p w14:paraId="4744BA4A" w14:textId="77777777" w:rsidR="00027170" w:rsidRPr="00417E43" w:rsidRDefault="00027170" w:rsidP="009144BE">
      <w:pPr>
        <w:pStyle w:val="berschrift7"/>
        <w:rPr>
          <w:sz w:val="27"/>
          <w:szCs w:val="27"/>
          <w:lang w:val="en-GB"/>
        </w:rPr>
      </w:pPr>
      <w:r w:rsidRPr="00417E43">
        <w:rPr>
          <w:lang w:val="en-GB"/>
        </w:rPr>
        <w:t>requiredVersion</w:t>
      </w:r>
    </w:p>
    <w:p w14:paraId="32AB81C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requiredVersion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requiredVersion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version of SL4A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greater than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equal to the specified version</w:t>
      </w:r>
      <w:r w:rsidRPr="00027170">
        <w:rPr>
          <w:rStyle w:val="pun"/>
          <w:rFonts w:ascii="Lucida Console" w:hAnsi="Lucida Console"/>
          <w:color w:val="666600"/>
          <w:sz w:val="18"/>
          <w:szCs w:val="18"/>
          <w:lang w:val="en-GB"/>
        </w:rPr>
        <w:t>.</w:t>
      </w:r>
    </w:p>
    <w:p w14:paraId="789D668F" w14:textId="77777777" w:rsidR="00417E43" w:rsidRDefault="00417E43" w:rsidP="00417E43">
      <w:pPr>
        <w:rPr>
          <w:lang w:val="en-GB"/>
        </w:rPr>
      </w:pPr>
      <w:bookmarkStart w:id="206" w:name="scanBarcode"/>
      <w:bookmarkEnd w:id="206"/>
    </w:p>
    <w:p w14:paraId="4974648D" w14:textId="77777777" w:rsidR="00027170" w:rsidRPr="00417E43" w:rsidRDefault="00027170" w:rsidP="009144BE">
      <w:pPr>
        <w:pStyle w:val="berschrift7"/>
        <w:rPr>
          <w:sz w:val="27"/>
          <w:szCs w:val="27"/>
          <w:lang w:val="en-GB"/>
        </w:rPr>
      </w:pPr>
      <w:r w:rsidRPr="00417E43">
        <w:rPr>
          <w:lang w:val="en-GB"/>
        </w:rPr>
        <w:t>scanBarcode</w:t>
      </w:r>
    </w:p>
    <w:p w14:paraId="11423E9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scanBarcode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the barcode scanner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representation of the result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p>
    <w:p w14:paraId="356786F0" w14:textId="77777777" w:rsidR="00417E43" w:rsidRDefault="00417E43" w:rsidP="00417E43">
      <w:pPr>
        <w:rPr>
          <w:lang w:val="en-GB"/>
        </w:rPr>
      </w:pPr>
      <w:bookmarkStart w:id="207" w:name="search"/>
      <w:bookmarkEnd w:id="207"/>
    </w:p>
    <w:p w14:paraId="5FB0707D" w14:textId="77777777" w:rsidR="00027170" w:rsidRPr="00417E43" w:rsidRDefault="00027170" w:rsidP="009144BE">
      <w:pPr>
        <w:pStyle w:val="berschrift7"/>
        <w:rPr>
          <w:sz w:val="27"/>
          <w:szCs w:val="27"/>
          <w:lang w:val="en-GB"/>
        </w:rPr>
      </w:pPr>
      <w:r w:rsidRPr="00417E43">
        <w:rPr>
          <w:lang w:val="en-GB"/>
        </w:rPr>
        <w:t>search</w:t>
      </w:r>
    </w:p>
    <w:p w14:paraId="0ED85A4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search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query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a search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given query</w:t>
      </w:r>
      <w:r w:rsidRPr="00027170">
        <w:rPr>
          <w:rStyle w:val="pun"/>
          <w:rFonts w:ascii="Lucida Console" w:hAnsi="Lucida Console"/>
          <w:color w:val="666600"/>
          <w:sz w:val="18"/>
          <w:szCs w:val="18"/>
          <w:lang w:val="en-GB"/>
        </w:rPr>
        <w:t>.</w:t>
      </w:r>
    </w:p>
    <w:p w14:paraId="1D0D3595" w14:textId="77777777" w:rsidR="00417E43" w:rsidRDefault="00417E43" w:rsidP="00417E43">
      <w:pPr>
        <w:rPr>
          <w:lang w:val="en-GB"/>
        </w:rPr>
      </w:pPr>
      <w:bookmarkStart w:id="208" w:name="sendBroadcast"/>
      <w:bookmarkEnd w:id="208"/>
    </w:p>
    <w:p w14:paraId="1ECD6767" w14:textId="77777777" w:rsidR="00027170" w:rsidRPr="00417E43" w:rsidRDefault="00027170" w:rsidP="009144BE">
      <w:pPr>
        <w:pStyle w:val="berschrift7"/>
        <w:rPr>
          <w:sz w:val="27"/>
          <w:szCs w:val="27"/>
          <w:lang w:val="en-GB"/>
        </w:rPr>
      </w:pPr>
      <w:r w:rsidRPr="00417E43">
        <w:rPr>
          <w:lang w:val="en-GB"/>
        </w:rPr>
        <w:t>sendBroadcast</w:t>
      </w:r>
    </w:p>
    <w:p w14:paraId="49049ED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sendBroadcast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MIME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subtype of the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JSONObject</w:t>
      </w:r>
      <w:r w:rsidRPr="00027170">
        <w:rPr>
          <w:rStyle w:val="pln"/>
          <w:rFonts w:ascii="Lucida Console" w:hAnsi="Lucida Console"/>
          <w:color w:val="000000"/>
          <w:sz w:val="18"/>
          <w:szCs w:val="18"/>
          <w:lang w:val="en-GB"/>
        </w:rPr>
        <w:t xml:space="preserve"> extras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extras to add to the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packagename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package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classname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be 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classname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class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packagename to be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Send</w:t>
      </w:r>
      <w:r w:rsidRPr="00027170">
        <w:rPr>
          <w:rStyle w:val="pln"/>
          <w:rFonts w:ascii="Lucida Console" w:hAnsi="Lucida Console"/>
          <w:color w:val="000000"/>
          <w:sz w:val="18"/>
          <w:szCs w:val="18"/>
          <w:lang w:val="en-GB"/>
        </w:rPr>
        <w:t xml:space="preserve"> a broadcast</w:t>
      </w:r>
      <w:r w:rsidRPr="00027170">
        <w:rPr>
          <w:rStyle w:val="pun"/>
          <w:rFonts w:ascii="Lucida Console" w:hAnsi="Lucida Console"/>
          <w:color w:val="666600"/>
          <w:sz w:val="18"/>
          <w:szCs w:val="18"/>
          <w:lang w:val="en-GB"/>
        </w:rPr>
        <w:t>.</w:t>
      </w:r>
    </w:p>
    <w:p w14:paraId="514DFEA3" w14:textId="77777777" w:rsidR="00417E43" w:rsidRDefault="00417E43" w:rsidP="00417E43">
      <w:pPr>
        <w:rPr>
          <w:lang w:val="en-GB"/>
        </w:rPr>
      </w:pPr>
      <w:bookmarkStart w:id="209" w:name="sendBroadcastIntent"/>
      <w:bookmarkEnd w:id="209"/>
    </w:p>
    <w:p w14:paraId="382E81F7" w14:textId="77777777" w:rsidR="00027170" w:rsidRPr="00417E43" w:rsidRDefault="00027170" w:rsidP="009144BE">
      <w:pPr>
        <w:pStyle w:val="berschrift7"/>
        <w:rPr>
          <w:sz w:val="27"/>
          <w:szCs w:val="27"/>
          <w:lang w:val="en-GB"/>
        </w:rPr>
      </w:pPr>
      <w:r w:rsidRPr="00417E43">
        <w:rPr>
          <w:lang w:val="en-GB"/>
        </w:rPr>
        <w:t>sendBroadcastIntent</w:t>
      </w:r>
    </w:p>
    <w:p w14:paraId="6B3CB6E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sendBroadcastIntent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intent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format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returned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makeIntent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Send</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Broadcast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Intent</w:t>
      </w:r>
    </w:p>
    <w:p w14:paraId="13416B0D" w14:textId="77777777" w:rsidR="00417E43" w:rsidRDefault="00417E43" w:rsidP="00417E43">
      <w:pPr>
        <w:rPr>
          <w:lang w:val="en-GB"/>
        </w:rPr>
      </w:pPr>
      <w:bookmarkStart w:id="210" w:name="sendEmail"/>
      <w:bookmarkEnd w:id="210"/>
    </w:p>
    <w:p w14:paraId="4FB48EF0" w14:textId="77777777" w:rsidR="00027170" w:rsidRPr="00417E43" w:rsidRDefault="00027170" w:rsidP="009144BE">
      <w:pPr>
        <w:pStyle w:val="berschrift7"/>
        <w:rPr>
          <w:sz w:val="27"/>
          <w:szCs w:val="27"/>
          <w:lang w:val="en-GB"/>
        </w:rPr>
      </w:pPr>
      <w:r w:rsidRPr="00417E43">
        <w:rPr>
          <w:lang w:val="en-GB"/>
        </w:rPr>
        <w:t>sendEmail</w:t>
      </w:r>
    </w:p>
    <w:p w14:paraId="5CDC766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sendEmail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to</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comma separated list of recipients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subject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body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attachmentUri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Launches</w:t>
      </w:r>
      <w:r w:rsidRPr="00027170">
        <w:rPr>
          <w:rStyle w:val="pln"/>
          <w:rFonts w:ascii="Lucida Console" w:hAnsi="Lucida Console"/>
          <w:color w:val="000000"/>
          <w:sz w:val="18"/>
          <w:szCs w:val="18"/>
          <w:lang w:val="en-GB"/>
        </w:rPr>
        <w:t xml:space="preserve"> an activity that sends an 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mail message to a given recipient</w:t>
      </w:r>
      <w:r w:rsidRPr="00027170">
        <w:rPr>
          <w:rStyle w:val="pun"/>
          <w:rFonts w:ascii="Lucida Console" w:hAnsi="Lucida Console"/>
          <w:color w:val="666600"/>
          <w:sz w:val="18"/>
          <w:szCs w:val="18"/>
          <w:lang w:val="en-GB"/>
        </w:rPr>
        <w:t>.</w:t>
      </w:r>
    </w:p>
    <w:p w14:paraId="10B68EB5" w14:textId="77777777" w:rsidR="00417E43" w:rsidRDefault="00417E43" w:rsidP="00417E43">
      <w:pPr>
        <w:rPr>
          <w:lang w:val="en-GB"/>
        </w:rPr>
      </w:pPr>
      <w:bookmarkStart w:id="211" w:name="sensorsGetAccuracy"/>
      <w:bookmarkEnd w:id="211"/>
    </w:p>
    <w:p w14:paraId="468D67F5" w14:textId="77777777" w:rsidR="00027170" w:rsidRPr="00417E43" w:rsidRDefault="00027170" w:rsidP="009144BE">
      <w:pPr>
        <w:pStyle w:val="berschrift7"/>
        <w:rPr>
          <w:sz w:val="27"/>
          <w:szCs w:val="27"/>
          <w:lang w:val="en-GB"/>
        </w:rPr>
      </w:pPr>
      <w:r w:rsidRPr="00417E43">
        <w:rPr>
          <w:lang w:val="en-GB"/>
        </w:rPr>
        <w:t>sensorsGetAccuracy</w:t>
      </w:r>
    </w:p>
    <w:p w14:paraId="39D9F04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sensorsGetAccuracy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accuracy value</w:t>
      </w:r>
      <w:r w:rsidRPr="00027170">
        <w:rPr>
          <w:rStyle w:val="pun"/>
          <w:rFonts w:ascii="Lucida Console" w:hAnsi="Lucida Console"/>
          <w:color w:val="666600"/>
          <w:sz w:val="18"/>
          <w:szCs w:val="18"/>
          <w:lang w:val="en-GB"/>
        </w:rPr>
        <w:t>.</w:t>
      </w:r>
    </w:p>
    <w:p w14:paraId="78E4B30E" w14:textId="77777777" w:rsidR="00417E43" w:rsidRDefault="00417E43" w:rsidP="00417E43">
      <w:pPr>
        <w:rPr>
          <w:lang w:val="en-GB"/>
        </w:rPr>
      </w:pPr>
      <w:bookmarkStart w:id="212" w:name="sensorsGetLight"/>
      <w:bookmarkEnd w:id="212"/>
    </w:p>
    <w:p w14:paraId="78B60E4D" w14:textId="77777777" w:rsidR="00027170" w:rsidRPr="00417E43" w:rsidRDefault="00027170" w:rsidP="009144BE">
      <w:pPr>
        <w:pStyle w:val="berschrift7"/>
        <w:rPr>
          <w:sz w:val="27"/>
          <w:szCs w:val="27"/>
          <w:lang w:val="en-GB"/>
        </w:rPr>
      </w:pPr>
      <w:r w:rsidRPr="00417E43">
        <w:rPr>
          <w:lang w:val="en-GB"/>
        </w:rPr>
        <w:t>sensorsGetLight</w:t>
      </w:r>
    </w:p>
    <w:p w14:paraId="7B4FA7A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sensorsGetLight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light value</w:t>
      </w:r>
      <w:r w:rsidRPr="00027170">
        <w:rPr>
          <w:rStyle w:val="pun"/>
          <w:rFonts w:ascii="Lucida Console" w:hAnsi="Lucida Console"/>
          <w:color w:val="666600"/>
          <w:sz w:val="18"/>
          <w:szCs w:val="18"/>
          <w:lang w:val="en-GB"/>
        </w:rPr>
        <w:t>.</w:t>
      </w:r>
    </w:p>
    <w:p w14:paraId="39E0232A" w14:textId="77777777" w:rsidR="00417E43" w:rsidRDefault="00417E43" w:rsidP="00417E43">
      <w:pPr>
        <w:rPr>
          <w:lang w:val="en-GB"/>
        </w:rPr>
      </w:pPr>
      <w:bookmarkStart w:id="213" w:name="sensorsReadAccelerometer"/>
      <w:bookmarkEnd w:id="213"/>
    </w:p>
    <w:p w14:paraId="66B1C637" w14:textId="77777777" w:rsidR="00027170" w:rsidRPr="00417E43" w:rsidRDefault="00027170" w:rsidP="009144BE">
      <w:pPr>
        <w:pStyle w:val="berschrift7"/>
        <w:rPr>
          <w:sz w:val="27"/>
          <w:szCs w:val="27"/>
          <w:lang w:val="en-GB"/>
        </w:rPr>
      </w:pPr>
      <w:r w:rsidRPr="00417E43">
        <w:rPr>
          <w:lang w:val="en-GB"/>
        </w:rPr>
        <w:t>sensorsReadAccelerometer</w:t>
      </w:r>
    </w:p>
    <w:p w14:paraId="4D0E228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sensorsReadAccelerometer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accelerometer values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w:t>
      </w:r>
      <w:r w:rsidRPr="00027170">
        <w:rPr>
          <w:rStyle w:val="typ"/>
          <w:rFonts w:ascii="Lucida Console" w:hAnsi="Lucida Console"/>
          <w:color w:val="660066"/>
          <w:sz w:val="18"/>
          <w:szCs w:val="18"/>
          <w:lang w:val="en-GB"/>
        </w:rPr>
        <w:t>Floats</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acceleration on the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X axis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Y axis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Z axis</w:t>
      </w:r>
      <w:r w:rsidRPr="00027170">
        <w:rPr>
          <w:rStyle w:val="pun"/>
          <w:rFonts w:ascii="Lucida Console" w:hAnsi="Lucida Console"/>
          <w:color w:val="666600"/>
          <w:sz w:val="18"/>
          <w:szCs w:val="18"/>
          <w:lang w:val="en-GB"/>
        </w:rPr>
        <w:t>].</w:t>
      </w:r>
    </w:p>
    <w:p w14:paraId="324F096E" w14:textId="77777777" w:rsidR="00417E43" w:rsidRDefault="00417E43" w:rsidP="00417E43">
      <w:pPr>
        <w:rPr>
          <w:lang w:val="en-GB"/>
        </w:rPr>
      </w:pPr>
      <w:bookmarkStart w:id="214" w:name="sensorsReadMagnetometer"/>
      <w:bookmarkEnd w:id="214"/>
    </w:p>
    <w:p w14:paraId="1D2994E2" w14:textId="77777777" w:rsidR="00027170" w:rsidRPr="00417E43" w:rsidRDefault="00027170" w:rsidP="009144BE">
      <w:pPr>
        <w:pStyle w:val="berschrift7"/>
        <w:rPr>
          <w:sz w:val="27"/>
          <w:szCs w:val="27"/>
          <w:lang w:val="en-GB"/>
        </w:rPr>
      </w:pPr>
      <w:r w:rsidRPr="00417E43">
        <w:rPr>
          <w:lang w:val="en-GB"/>
        </w:rPr>
        <w:t>sensorsReadMagnetometer</w:t>
      </w:r>
    </w:p>
    <w:p w14:paraId="5F41665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sensorsReadMagnetometer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magnetic field values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w:t>
      </w:r>
      <w:r w:rsidRPr="00027170">
        <w:rPr>
          <w:rStyle w:val="typ"/>
          <w:rFonts w:ascii="Lucida Console" w:hAnsi="Lucida Console"/>
          <w:color w:val="660066"/>
          <w:sz w:val="18"/>
          <w:szCs w:val="18"/>
          <w:lang w:val="en-GB"/>
        </w:rPr>
        <w:t>Floats</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magnetic field value </w:t>
      </w:r>
      <w:r w:rsidRPr="00027170">
        <w:rPr>
          <w:rStyle w:val="kwd"/>
          <w:rFonts w:ascii="Lucida Console" w:eastAsiaTheme="majorEastAsia" w:hAnsi="Lucida Console"/>
          <w:color w:val="000088"/>
          <w:sz w:val="18"/>
          <w:szCs w:val="18"/>
          <w:lang w:val="en-GB"/>
        </w:rPr>
        <w:t>for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X axis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Y axis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Z axis</w:t>
      </w:r>
      <w:r w:rsidRPr="00027170">
        <w:rPr>
          <w:rStyle w:val="pun"/>
          <w:rFonts w:ascii="Lucida Console" w:hAnsi="Lucida Console"/>
          <w:color w:val="666600"/>
          <w:sz w:val="18"/>
          <w:szCs w:val="18"/>
          <w:lang w:val="en-GB"/>
        </w:rPr>
        <w:t>].</w:t>
      </w:r>
    </w:p>
    <w:p w14:paraId="6B00C377" w14:textId="77777777" w:rsidR="00417E43" w:rsidRDefault="00417E43" w:rsidP="00417E43">
      <w:pPr>
        <w:rPr>
          <w:lang w:val="en-GB"/>
        </w:rPr>
      </w:pPr>
      <w:bookmarkStart w:id="215" w:name="sensorsReadOrientation"/>
      <w:bookmarkEnd w:id="215"/>
    </w:p>
    <w:p w14:paraId="1757A997" w14:textId="77777777" w:rsidR="00027170" w:rsidRPr="00417E43" w:rsidRDefault="00027170" w:rsidP="009144BE">
      <w:pPr>
        <w:pStyle w:val="berschrift7"/>
        <w:rPr>
          <w:sz w:val="27"/>
          <w:szCs w:val="27"/>
          <w:lang w:val="en-GB"/>
        </w:rPr>
      </w:pPr>
      <w:r w:rsidRPr="00417E43">
        <w:rPr>
          <w:lang w:val="en-GB"/>
        </w:rPr>
        <w:t>sensorsReadOrientation</w:t>
      </w:r>
    </w:p>
    <w:p w14:paraId="1911B4F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sensorsReadOrientation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orientation values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w:t>
      </w:r>
      <w:r w:rsidRPr="00027170">
        <w:rPr>
          <w:rStyle w:val="typ"/>
          <w:rFonts w:ascii="Lucida Console" w:hAnsi="Lucida Console"/>
          <w:color w:val="660066"/>
          <w:sz w:val="18"/>
          <w:szCs w:val="18"/>
          <w:lang w:val="en-GB"/>
        </w:rPr>
        <w:t>Doubles</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azimuth</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pitch</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roll</w:t>
      </w:r>
      <w:r w:rsidRPr="00027170">
        <w:rPr>
          <w:rStyle w:val="pun"/>
          <w:rFonts w:ascii="Lucida Console" w:hAnsi="Lucida Console"/>
          <w:color w:val="666600"/>
          <w:sz w:val="18"/>
          <w:szCs w:val="18"/>
          <w:lang w:val="en-GB"/>
        </w:rPr>
        <w:t>].</w:t>
      </w:r>
    </w:p>
    <w:p w14:paraId="57590B0D" w14:textId="77777777" w:rsidR="00417E43" w:rsidRDefault="00417E43" w:rsidP="00417E43">
      <w:pPr>
        <w:rPr>
          <w:lang w:val="en-GB"/>
        </w:rPr>
      </w:pPr>
      <w:bookmarkStart w:id="216" w:name="setClipboard"/>
      <w:bookmarkEnd w:id="216"/>
    </w:p>
    <w:p w14:paraId="0E09D3F5" w14:textId="77777777" w:rsidR="00027170" w:rsidRPr="00417E43" w:rsidRDefault="00027170" w:rsidP="009144BE">
      <w:pPr>
        <w:pStyle w:val="berschrift7"/>
        <w:rPr>
          <w:sz w:val="27"/>
          <w:szCs w:val="27"/>
          <w:lang w:val="en-GB"/>
        </w:rPr>
      </w:pPr>
      <w:r w:rsidRPr="00417E43">
        <w:rPr>
          <w:lang w:val="en-GB"/>
        </w:rPr>
        <w:t>setClipboard</w:t>
      </w:r>
    </w:p>
    <w:p w14:paraId="2A15168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setClipboard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Put</w:t>
      </w:r>
      <w:r w:rsidRPr="00027170">
        <w:rPr>
          <w:rStyle w:val="pln"/>
          <w:rFonts w:ascii="Lucida Console" w:hAnsi="Lucida Console"/>
          <w:color w:val="000000"/>
          <w:sz w:val="18"/>
          <w:szCs w:val="18"/>
          <w:lang w:val="en-GB"/>
        </w:rPr>
        <w:t xml:space="preserve"> text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clipboard</w:t>
      </w:r>
      <w:r w:rsidRPr="00027170">
        <w:rPr>
          <w:rStyle w:val="pun"/>
          <w:rFonts w:ascii="Lucida Console" w:hAnsi="Lucida Console"/>
          <w:color w:val="666600"/>
          <w:sz w:val="18"/>
          <w:szCs w:val="18"/>
          <w:lang w:val="en-GB"/>
        </w:rPr>
        <w:t>.</w:t>
      </w:r>
    </w:p>
    <w:p w14:paraId="060D04B2" w14:textId="77777777" w:rsidR="00417E43" w:rsidRDefault="00417E43" w:rsidP="00417E43">
      <w:pPr>
        <w:rPr>
          <w:lang w:val="en-GB"/>
        </w:rPr>
      </w:pPr>
      <w:bookmarkStart w:id="217" w:name="setMediaVolume"/>
      <w:bookmarkEnd w:id="217"/>
    </w:p>
    <w:p w14:paraId="3C79CC1F" w14:textId="77777777" w:rsidR="00027170" w:rsidRPr="00417E43" w:rsidRDefault="00027170" w:rsidP="009144BE">
      <w:pPr>
        <w:pStyle w:val="berschrift7"/>
        <w:rPr>
          <w:sz w:val="27"/>
          <w:szCs w:val="27"/>
          <w:lang w:val="en-GB"/>
        </w:rPr>
      </w:pPr>
      <w:r w:rsidRPr="00417E43">
        <w:rPr>
          <w:lang w:val="en-GB"/>
        </w:rPr>
        <w:t>setMediaVolume</w:t>
      </w:r>
    </w:p>
    <w:p w14:paraId="2798A89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setMediaVolume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volume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media volume</w:t>
      </w:r>
      <w:r w:rsidRPr="00027170">
        <w:rPr>
          <w:rStyle w:val="pun"/>
          <w:rFonts w:ascii="Lucida Console" w:hAnsi="Lucida Console"/>
          <w:color w:val="666600"/>
          <w:sz w:val="18"/>
          <w:szCs w:val="18"/>
          <w:lang w:val="en-GB"/>
        </w:rPr>
        <w:t>.</w:t>
      </w:r>
    </w:p>
    <w:p w14:paraId="26886ED7" w14:textId="77777777" w:rsidR="00417E43" w:rsidRDefault="00417E43" w:rsidP="00417E43">
      <w:pPr>
        <w:rPr>
          <w:lang w:val="en-GB"/>
        </w:rPr>
      </w:pPr>
      <w:bookmarkStart w:id="218" w:name="setResultBoolean"/>
      <w:bookmarkEnd w:id="218"/>
    </w:p>
    <w:p w14:paraId="5B10FA9B" w14:textId="77777777" w:rsidR="00027170" w:rsidRPr="00417E43" w:rsidRDefault="00027170" w:rsidP="009144BE">
      <w:pPr>
        <w:pStyle w:val="berschrift7"/>
        <w:rPr>
          <w:sz w:val="27"/>
          <w:szCs w:val="27"/>
          <w:lang w:val="en-GB"/>
        </w:rPr>
      </w:pPr>
      <w:r w:rsidRPr="00417E43">
        <w:rPr>
          <w:lang w:val="en-GB"/>
        </w:rPr>
        <w:t>setResultBoolean</w:t>
      </w:r>
    </w:p>
    <w:p w14:paraId="356AF79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setResultBoolean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63A9D357" w14:textId="77777777" w:rsidR="00417E43" w:rsidRDefault="00417E43" w:rsidP="00417E43">
      <w:pPr>
        <w:rPr>
          <w:lang w:val="en-GB"/>
        </w:rPr>
      </w:pPr>
      <w:bookmarkStart w:id="219" w:name="setResultBooleanArray"/>
      <w:bookmarkEnd w:id="219"/>
    </w:p>
    <w:p w14:paraId="051DAF3D" w14:textId="77777777" w:rsidR="00027170" w:rsidRPr="00417E43" w:rsidRDefault="00027170" w:rsidP="009144BE">
      <w:pPr>
        <w:pStyle w:val="berschrift7"/>
        <w:rPr>
          <w:sz w:val="27"/>
          <w:szCs w:val="27"/>
          <w:lang w:val="en-GB"/>
        </w:rPr>
      </w:pPr>
      <w:r w:rsidRPr="00417E43">
        <w:rPr>
          <w:lang w:val="en-GB"/>
        </w:rPr>
        <w:t>setResultBooleanArray</w:t>
      </w:r>
    </w:p>
    <w:p w14:paraId="5ED8699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setResultBooleanArray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2F5782B3" w14:textId="77777777" w:rsidR="00417E43" w:rsidRDefault="00417E43" w:rsidP="00417E43">
      <w:pPr>
        <w:rPr>
          <w:lang w:val="en-GB"/>
        </w:rPr>
      </w:pPr>
      <w:bookmarkStart w:id="220" w:name="setResultByte"/>
      <w:bookmarkEnd w:id="220"/>
    </w:p>
    <w:p w14:paraId="4B3DD362" w14:textId="77777777" w:rsidR="00027170" w:rsidRPr="00417E43" w:rsidRDefault="00027170" w:rsidP="009144BE">
      <w:pPr>
        <w:pStyle w:val="berschrift7"/>
        <w:rPr>
          <w:sz w:val="27"/>
          <w:szCs w:val="27"/>
          <w:lang w:val="en-GB"/>
        </w:rPr>
      </w:pPr>
      <w:r w:rsidRPr="00417E43">
        <w:rPr>
          <w:lang w:val="en-GB"/>
        </w:rPr>
        <w:t>setResultByte</w:t>
      </w:r>
    </w:p>
    <w:p w14:paraId="1DE345F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setResultByte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Byte</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32FF2B9B" w14:textId="77777777" w:rsidR="00417E43" w:rsidRDefault="00417E43" w:rsidP="00417E43">
      <w:pPr>
        <w:rPr>
          <w:lang w:val="en-GB"/>
        </w:rPr>
      </w:pPr>
      <w:bookmarkStart w:id="221" w:name="setResultByteArray"/>
      <w:bookmarkEnd w:id="221"/>
    </w:p>
    <w:p w14:paraId="0238B939" w14:textId="77777777" w:rsidR="00027170" w:rsidRPr="00417E43" w:rsidRDefault="00027170" w:rsidP="009144BE">
      <w:pPr>
        <w:pStyle w:val="berschrift7"/>
        <w:rPr>
          <w:sz w:val="27"/>
          <w:szCs w:val="27"/>
          <w:lang w:val="en-GB"/>
        </w:rPr>
      </w:pPr>
      <w:r w:rsidRPr="00417E43">
        <w:rPr>
          <w:lang w:val="en-GB"/>
        </w:rPr>
        <w:t>setResultByteArray</w:t>
      </w:r>
    </w:p>
    <w:p w14:paraId="5526600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setResultByteArray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Byte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3C3DC4DB" w14:textId="77777777" w:rsidR="00417E43" w:rsidRDefault="00417E43" w:rsidP="00417E43">
      <w:pPr>
        <w:rPr>
          <w:lang w:val="en-GB"/>
        </w:rPr>
      </w:pPr>
      <w:bookmarkStart w:id="222" w:name="setResultChar"/>
      <w:bookmarkEnd w:id="222"/>
    </w:p>
    <w:p w14:paraId="28B5E2C5" w14:textId="77777777" w:rsidR="00027170" w:rsidRPr="00417E43" w:rsidRDefault="00027170" w:rsidP="009144BE">
      <w:pPr>
        <w:pStyle w:val="berschrift7"/>
        <w:rPr>
          <w:sz w:val="27"/>
          <w:szCs w:val="27"/>
          <w:lang w:val="en-GB"/>
        </w:rPr>
      </w:pPr>
      <w:r w:rsidRPr="00417E43">
        <w:rPr>
          <w:lang w:val="en-GB"/>
        </w:rPr>
        <w:t>setResultChar</w:t>
      </w:r>
    </w:p>
    <w:p w14:paraId="64C977E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setResultChar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Character</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2009DF0B" w14:textId="77777777" w:rsidR="00417E43" w:rsidRDefault="00417E43" w:rsidP="00417E43">
      <w:pPr>
        <w:rPr>
          <w:lang w:val="en-GB"/>
        </w:rPr>
      </w:pPr>
      <w:bookmarkStart w:id="223" w:name="setResultCharArray"/>
      <w:bookmarkEnd w:id="223"/>
    </w:p>
    <w:p w14:paraId="35BE61B8" w14:textId="77777777" w:rsidR="00027170" w:rsidRPr="00417E43" w:rsidRDefault="00027170" w:rsidP="009144BE">
      <w:pPr>
        <w:pStyle w:val="berschrift7"/>
        <w:rPr>
          <w:sz w:val="27"/>
          <w:szCs w:val="27"/>
          <w:lang w:val="en-GB"/>
        </w:rPr>
      </w:pPr>
      <w:r w:rsidRPr="00417E43">
        <w:rPr>
          <w:lang w:val="en-GB"/>
        </w:rPr>
        <w:t>setResultCharArray</w:t>
      </w:r>
    </w:p>
    <w:p w14:paraId="63B7969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setResultCharArray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Character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1518713A" w14:textId="77777777" w:rsidR="00417E43" w:rsidRDefault="00417E43" w:rsidP="00417E43">
      <w:pPr>
        <w:rPr>
          <w:lang w:val="en-GB"/>
        </w:rPr>
      </w:pPr>
      <w:bookmarkStart w:id="224" w:name="setResultDouble"/>
      <w:bookmarkEnd w:id="224"/>
    </w:p>
    <w:p w14:paraId="65BC8028" w14:textId="77777777" w:rsidR="00027170" w:rsidRPr="00417E43" w:rsidRDefault="00027170" w:rsidP="009144BE">
      <w:pPr>
        <w:pStyle w:val="berschrift7"/>
        <w:rPr>
          <w:sz w:val="27"/>
          <w:szCs w:val="27"/>
          <w:lang w:val="en-GB"/>
        </w:rPr>
      </w:pPr>
      <w:r w:rsidRPr="00417E43">
        <w:rPr>
          <w:lang w:val="en-GB"/>
        </w:rPr>
        <w:t>setResultDouble</w:t>
      </w:r>
    </w:p>
    <w:p w14:paraId="0B8D605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setResultDouble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Double</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49B4B87A" w14:textId="77777777" w:rsidR="00417E43" w:rsidRDefault="00417E43" w:rsidP="00417E43">
      <w:pPr>
        <w:rPr>
          <w:lang w:val="en-GB"/>
        </w:rPr>
      </w:pPr>
      <w:bookmarkStart w:id="225" w:name="setResultDoubleArray"/>
      <w:bookmarkEnd w:id="225"/>
    </w:p>
    <w:p w14:paraId="3515EAE0" w14:textId="77777777" w:rsidR="00027170" w:rsidRPr="00417E43" w:rsidRDefault="00027170" w:rsidP="009144BE">
      <w:pPr>
        <w:pStyle w:val="berschrift7"/>
        <w:rPr>
          <w:sz w:val="27"/>
          <w:szCs w:val="27"/>
          <w:lang w:val="en-GB"/>
        </w:rPr>
      </w:pPr>
      <w:r w:rsidRPr="00417E43">
        <w:rPr>
          <w:lang w:val="en-GB"/>
        </w:rPr>
        <w:t>setResultDoubleArray</w:t>
      </w:r>
    </w:p>
    <w:p w14:paraId="24E062F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setResultDoubleArray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Double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4F40DA5F" w14:textId="77777777" w:rsidR="00417E43" w:rsidRDefault="00417E43" w:rsidP="00417E43">
      <w:pPr>
        <w:rPr>
          <w:lang w:val="en-GB"/>
        </w:rPr>
      </w:pPr>
      <w:bookmarkStart w:id="226" w:name="setResultFloat"/>
      <w:bookmarkEnd w:id="226"/>
    </w:p>
    <w:p w14:paraId="06063D0A" w14:textId="77777777" w:rsidR="00027170" w:rsidRPr="00417E43" w:rsidRDefault="00027170" w:rsidP="009144BE">
      <w:pPr>
        <w:pStyle w:val="berschrift7"/>
        <w:rPr>
          <w:sz w:val="27"/>
          <w:szCs w:val="27"/>
          <w:lang w:val="en-GB"/>
        </w:rPr>
      </w:pPr>
      <w:r w:rsidRPr="00417E43">
        <w:rPr>
          <w:lang w:val="en-GB"/>
        </w:rPr>
        <w:t>setResultFloat</w:t>
      </w:r>
    </w:p>
    <w:p w14:paraId="386069E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setResultFloat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Float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65CB580C" w14:textId="77777777" w:rsidR="00417E43" w:rsidRDefault="00417E43" w:rsidP="00417E43">
      <w:pPr>
        <w:rPr>
          <w:lang w:val="en-GB"/>
        </w:rPr>
      </w:pPr>
      <w:bookmarkStart w:id="227" w:name="setResultFloatArray"/>
      <w:bookmarkEnd w:id="227"/>
    </w:p>
    <w:p w14:paraId="44FDA6BE" w14:textId="77777777" w:rsidR="00027170" w:rsidRPr="00417E43" w:rsidRDefault="00027170" w:rsidP="009144BE">
      <w:pPr>
        <w:pStyle w:val="berschrift7"/>
        <w:rPr>
          <w:sz w:val="27"/>
          <w:szCs w:val="27"/>
          <w:lang w:val="en-GB"/>
        </w:rPr>
      </w:pPr>
      <w:r w:rsidRPr="00417E43">
        <w:rPr>
          <w:lang w:val="en-GB"/>
        </w:rPr>
        <w:t>setResultFloatArray</w:t>
      </w:r>
    </w:p>
    <w:p w14:paraId="51F28D7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setResultFloatArray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Float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61299173" w14:textId="77777777" w:rsidR="00417E43" w:rsidRDefault="00417E43" w:rsidP="00417E43">
      <w:pPr>
        <w:rPr>
          <w:lang w:val="en-GB"/>
        </w:rPr>
      </w:pPr>
      <w:bookmarkStart w:id="228" w:name="setResultInteger"/>
      <w:bookmarkEnd w:id="228"/>
    </w:p>
    <w:p w14:paraId="12BDE1B7" w14:textId="77777777" w:rsidR="00027170" w:rsidRPr="00417E43" w:rsidRDefault="00027170" w:rsidP="009144BE">
      <w:pPr>
        <w:pStyle w:val="berschrift7"/>
        <w:rPr>
          <w:sz w:val="27"/>
          <w:szCs w:val="27"/>
          <w:lang w:val="en-GB"/>
        </w:rPr>
      </w:pPr>
      <w:r w:rsidRPr="00417E43">
        <w:rPr>
          <w:lang w:val="en-GB"/>
        </w:rPr>
        <w:t>setResultInteger</w:t>
      </w:r>
    </w:p>
    <w:p w14:paraId="1988E36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setResultInteger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3388A98E" w14:textId="77777777" w:rsidR="00417E43" w:rsidRDefault="00417E43" w:rsidP="00417E43">
      <w:pPr>
        <w:rPr>
          <w:lang w:val="en-GB"/>
        </w:rPr>
      </w:pPr>
      <w:bookmarkStart w:id="229" w:name="setResultIntegerArray"/>
      <w:bookmarkEnd w:id="229"/>
    </w:p>
    <w:p w14:paraId="1CDD7CD6" w14:textId="77777777" w:rsidR="00027170" w:rsidRPr="00417E43" w:rsidRDefault="00027170" w:rsidP="009144BE">
      <w:pPr>
        <w:pStyle w:val="berschrift7"/>
        <w:rPr>
          <w:sz w:val="27"/>
          <w:szCs w:val="27"/>
          <w:lang w:val="en-GB"/>
        </w:rPr>
      </w:pPr>
      <w:r w:rsidRPr="00417E43">
        <w:rPr>
          <w:lang w:val="en-GB"/>
        </w:rPr>
        <w:t>setResultIntegerArray</w:t>
      </w:r>
    </w:p>
    <w:p w14:paraId="780AE5D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setResultIntegerArray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551F9F73" w14:textId="77777777" w:rsidR="00417E43" w:rsidRDefault="00417E43" w:rsidP="00417E43">
      <w:pPr>
        <w:rPr>
          <w:lang w:val="en-GB"/>
        </w:rPr>
      </w:pPr>
      <w:bookmarkStart w:id="230" w:name="setResultLong"/>
      <w:bookmarkEnd w:id="230"/>
    </w:p>
    <w:p w14:paraId="3934E9DA" w14:textId="77777777" w:rsidR="00027170" w:rsidRPr="00417E43" w:rsidRDefault="00027170" w:rsidP="009144BE">
      <w:pPr>
        <w:pStyle w:val="berschrift7"/>
        <w:rPr>
          <w:sz w:val="27"/>
          <w:szCs w:val="27"/>
          <w:lang w:val="en-GB"/>
        </w:rPr>
      </w:pPr>
      <w:r w:rsidRPr="00417E43">
        <w:rPr>
          <w:lang w:val="en-GB"/>
        </w:rPr>
        <w:t>setResultLong</w:t>
      </w:r>
    </w:p>
    <w:p w14:paraId="3DFC195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setResultLong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Long</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0B6469C9" w14:textId="77777777" w:rsidR="00417E43" w:rsidRDefault="00417E43" w:rsidP="00417E43">
      <w:pPr>
        <w:rPr>
          <w:lang w:val="en-GB"/>
        </w:rPr>
      </w:pPr>
      <w:bookmarkStart w:id="231" w:name="setResultLongArray"/>
      <w:bookmarkEnd w:id="231"/>
    </w:p>
    <w:p w14:paraId="263AF553" w14:textId="77777777" w:rsidR="00027170" w:rsidRPr="00417E43" w:rsidRDefault="00027170" w:rsidP="009144BE">
      <w:pPr>
        <w:pStyle w:val="berschrift7"/>
        <w:rPr>
          <w:sz w:val="27"/>
          <w:szCs w:val="27"/>
          <w:lang w:val="en-GB"/>
        </w:rPr>
      </w:pPr>
      <w:r w:rsidRPr="00417E43">
        <w:rPr>
          <w:lang w:val="en-GB"/>
        </w:rPr>
        <w:t>setResultLongArray</w:t>
      </w:r>
    </w:p>
    <w:p w14:paraId="3EE2388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setResultLongArray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Long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07A0A3C3" w14:textId="77777777" w:rsidR="00417E43" w:rsidRDefault="00417E43" w:rsidP="00417E43">
      <w:pPr>
        <w:rPr>
          <w:lang w:val="en-GB"/>
        </w:rPr>
      </w:pPr>
      <w:bookmarkStart w:id="232" w:name="setResultSerializable"/>
      <w:bookmarkEnd w:id="232"/>
    </w:p>
    <w:p w14:paraId="38B73333" w14:textId="77777777" w:rsidR="00027170" w:rsidRPr="00417E43" w:rsidRDefault="00027170" w:rsidP="009144BE">
      <w:pPr>
        <w:pStyle w:val="berschrift7"/>
        <w:rPr>
          <w:sz w:val="27"/>
          <w:szCs w:val="27"/>
          <w:lang w:val="en-GB"/>
        </w:rPr>
      </w:pPr>
      <w:r w:rsidRPr="00417E43">
        <w:rPr>
          <w:lang w:val="en-GB"/>
        </w:rPr>
        <w:t>setResultSerializable</w:t>
      </w:r>
    </w:p>
    <w:p w14:paraId="673410A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setResultSerializable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Serializable</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5370C54B" w14:textId="77777777" w:rsidR="00417E43" w:rsidRDefault="00417E43" w:rsidP="00417E43">
      <w:pPr>
        <w:rPr>
          <w:lang w:val="en-GB"/>
        </w:rPr>
      </w:pPr>
      <w:bookmarkStart w:id="233" w:name="setResultShort"/>
      <w:bookmarkEnd w:id="233"/>
    </w:p>
    <w:p w14:paraId="284D9F2C" w14:textId="77777777" w:rsidR="00027170" w:rsidRPr="00417E43" w:rsidRDefault="00027170" w:rsidP="009144BE">
      <w:pPr>
        <w:pStyle w:val="berschrift7"/>
        <w:rPr>
          <w:sz w:val="27"/>
          <w:szCs w:val="27"/>
          <w:lang w:val="en-GB"/>
        </w:rPr>
      </w:pPr>
      <w:r w:rsidRPr="00417E43">
        <w:rPr>
          <w:lang w:val="en-GB"/>
        </w:rPr>
        <w:t>setResultShort</w:t>
      </w:r>
    </w:p>
    <w:p w14:paraId="44E0150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setResultShort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Short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63948B28" w14:textId="77777777" w:rsidR="00417E43" w:rsidRDefault="00417E43" w:rsidP="00417E43">
      <w:pPr>
        <w:rPr>
          <w:lang w:val="en-GB"/>
        </w:rPr>
      </w:pPr>
      <w:bookmarkStart w:id="234" w:name="setResultShortArray"/>
      <w:bookmarkEnd w:id="234"/>
    </w:p>
    <w:p w14:paraId="54AB6BE6" w14:textId="77777777" w:rsidR="00027170" w:rsidRPr="00417E43" w:rsidRDefault="00027170" w:rsidP="009144BE">
      <w:pPr>
        <w:pStyle w:val="berschrift7"/>
        <w:rPr>
          <w:sz w:val="27"/>
          <w:szCs w:val="27"/>
          <w:lang w:val="en-GB"/>
        </w:rPr>
      </w:pPr>
      <w:r w:rsidRPr="00417E43">
        <w:rPr>
          <w:lang w:val="en-GB"/>
        </w:rPr>
        <w:t>setResultShortArray</w:t>
      </w:r>
    </w:p>
    <w:p w14:paraId="4F5745B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setResultShortArray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Short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621B9F81" w14:textId="77777777" w:rsidR="00417E43" w:rsidRDefault="00417E43" w:rsidP="00417E43">
      <w:pPr>
        <w:rPr>
          <w:lang w:val="en-GB"/>
        </w:rPr>
      </w:pPr>
      <w:bookmarkStart w:id="235" w:name="setResultString"/>
      <w:bookmarkEnd w:id="235"/>
    </w:p>
    <w:p w14:paraId="58C30003" w14:textId="77777777" w:rsidR="00027170" w:rsidRPr="00417E43" w:rsidRDefault="00027170" w:rsidP="009144BE">
      <w:pPr>
        <w:pStyle w:val="berschrift7"/>
        <w:rPr>
          <w:sz w:val="27"/>
          <w:szCs w:val="27"/>
          <w:lang w:val="en-GB"/>
        </w:rPr>
      </w:pPr>
      <w:r w:rsidRPr="00417E43">
        <w:rPr>
          <w:lang w:val="en-GB"/>
        </w:rPr>
        <w:t>setResultString</w:t>
      </w:r>
    </w:p>
    <w:p w14:paraId="4BE45F5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setResultString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132B3852" w14:textId="77777777" w:rsidR="00417E43" w:rsidRDefault="00417E43" w:rsidP="00417E43">
      <w:pPr>
        <w:rPr>
          <w:lang w:val="en-GB"/>
        </w:rPr>
      </w:pPr>
      <w:bookmarkStart w:id="236" w:name="setResultStringArray"/>
      <w:bookmarkEnd w:id="236"/>
    </w:p>
    <w:p w14:paraId="7C1C6AD7" w14:textId="77777777" w:rsidR="00027170" w:rsidRPr="00417E43" w:rsidRDefault="00027170" w:rsidP="009144BE">
      <w:pPr>
        <w:pStyle w:val="berschrift7"/>
        <w:rPr>
          <w:sz w:val="27"/>
          <w:szCs w:val="27"/>
          <w:lang w:val="en-GB"/>
        </w:rPr>
      </w:pPr>
      <w:r w:rsidRPr="00417E43">
        <w:rPr>
          <w:lang w:val="en-GB"/>
        </w:rPr>
        <w:t>setResultStringArray</w:t>
      </w:r>
    </w:p>
    <w:p w14:paraId="693BBE2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setResultStringArray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33F9D3ED" w14:textId="77777777" w:rsidR="00417E43" w:rsidRDefault="00417E43" w:rsidP="00417E43">
      <w:pPr>
        <w:rPr>
          <w:lang w:val="en-GB"/>
        </w:rPr>
      </w:pPr>
      <w:bookmarkStart w:id="237" w:name="setRingerVolume"/>
      <w:bookmarkEnd w:id="237"/>
    </w:p>
    <w:p w14:paraId="12440012" w14:textId="77777777" w:rsidR="00027170" w:rsidRPr="00417E43" w:rsidRDefault="00027170" w:rsidP="009144BE">
      <w:pPr>
        <w:pStyle w:val="berschrift7"/>
        <w:rPr>
          <w:sz w:val="27"/>
          <w:szCs w:val="27"/>
          <w:lang w:val="en-GB"/>
        </w:rPr>
      </w:pPr>
      <w:r w:rsidRPr="00417E43">
        <w:rPr>
          <w:lang w:val="en-GB"/>
        </w:rPr>
        <w:t>setRingerVolume</w:t>
      </w:r>
    </w:p>
    <w:p w14:paraId="55C3654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setRingerVolume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volume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ringer volume</w:t>
      </w:r>
      <w:r w:rsidRPr="00027170">
        <w:rPr>
          <w:rStyle w:val="pun"/>
          <w:rFonts w:ascii="Lucida Console" w:hAnsi="Lucida Console"/>
          <w:color w:val="666600"/>
          <w:sz w:val="18"/>
          <w:szCs w:val="18"/>
          <w:lang w:val="en-GB"/>
        </w:rPr>
        <w:t>.</w:t>
      </w:r>
    </w:p>
    <w:p w14:paraId="4410BA6B" w14:textId="77777777" w:rsidR="00417E43" w:rsidRDefault="00417E43" w:rsidP="00417E43">
      <w:pPr>
        <w:rPr>
          <w:lang w:val="en-GB"/>
        </w:rPr>
      </w:pPr>
      <w:bookmarkStart w:id="238" w:name="setScreenBrightness"/>
      <w:bookmarkEnd w:id="238"/>
    </w:p>
    <w:p w14:paraId="50CC771B" w14:textId="77777777" w:rsidR="00027170" w:rsidRPr="00417E43" w:rsidRDefault="00027170" w:rsidP="009144BE">
      <w:pPr>
        <w:pStyle w:val="berschrift7"/>
        <w:rPr>
          <w:sz w:val="27"/>
          <w:szCs w:val="27"/>
          <w:lang w:val="en-GB"/>
        </w:rPr>
      </w:pPr>
      <w:r w:rsidRPr="00417E43">
        <w:rPr>
          <w:lang w:val="en-GB"/>
        </w:rPr>
        <w:t>setScreenBrightness</w:t>
      </w:r>
    </w:p>
    <w:p w14:paraId="4F0237A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setScreenBrightness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brightness value between </w:t>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255</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the screen backlight brightness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the original screen brightness</w:t>
      </w:r>
      <w:r w:rsidRPr="00027170">
        <w:rPr>
          <w:rStyle w:val="pun"/>
          <w:rFonts w:ascii="Lucida Console" w:hAnsi="Lucida Console"/>
          <w:color w:val="666600"/>
          <w:sz w:val="18"/>
          <w:szCs w:val="18"/>
          <w:lang w:val="en-GB"/>
        </w:rPr>
        <w:t>.</w:t>
      </w:r>
    </w:p>
    <w:p w14:paraId="231DCA47" w14:textId="77777777" w:rsidR="00417E43" w:rsidRDefault="00417E43" w:rsidP="00417E43">
      <w:pPr>
        <w:rPr>
          <w:lang w:val="en-GB"/>
        </w:rPr>
      </w:pPr>
      <w:bookmarkStart w:id="239" w:name="setScreenTimeout"/>
      <w:bookmarkEnd w:id="239"/>
    </w:p>
    <w:p w14:paraId="48E5B9A5" w14:textId="77777777" w:rsidR="00027170" w:rsidRPr="00417E43" w:rsidRDefault="00027170" w:rsidP="009144BE">
      <w:pPr>
        <w:pStyle w:val="berschrift7"/>
        <w:rPr>
          <w:sz w:val="27"/>
          <w:szCs w:val="27"/>
          <w:lang w:val="en-GB"/>
        </w:rPr>
      </w:pPr>
      <w:r w:rsidRPr="00417E43">
        <w:rPr>
          <w:lang w:val="en-GB"/>
        </w:rPr>
        <w:t>setScreenTimeout</w:t>
      </w:r>
    </w:p>
    <w:p w14:paraId="300FBD1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setScreenTimeout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screen timeout to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number of seconds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original screen timeout</w:t>
      </w:r>
      <w:r w:rsidRPr="00027170">
        <w:rPr>
          <w:rStyle w:val="pun"/>
          <w:rFonts w:ascii="Lucida Console" w:hAnsi="Lucida Console"/>
          <w:color w:val="666600"/>
          <w:sz w:val="18"/>
          <w:szCs w:val="18"/>
          <w:lang w:val="en-GB"/>
        </w:rPr>
        <w:t>.</w:t>
      </w:r>
    </w:p>
    <w:p w14:paraId="66D60680" w14:textId="77777777" w:rsidR="00417E43" w:rsidRDefault="00417E43" w:rsidP="00417E43">
      <w:pPr>
        <w:rPr>
          <w:lang w:val="en-GB"/>
        </w:rPr>
      </w:pPr>
      <w:bookmarkStart w:id="240" w:name="smsDeleteMessage"/>
      <w:bookmarkEnd w:id="240"/>
    </w:p>
    <w:p w14:paraId="3BC452F6" w14:textId="77777777" w:rsidR="00027170" w:rsidRPr="00417E43" w:rsidRDefault="00027170" w:rsidP="009144BE">
      <w:pPr>
        <w:pStyle w:val="berschrift7"/>
        <w:rPr>
          <w:sz w:val="27"/>
          <w:szCs w:val="27"/>
          <w:lang w:val="en-GB"/>
        </w:rPr>
      </w:pPr>
      <w:r w:rsidRPr="00417E43">
        <w:rPr>
          <w:lang w:val="en-GB"/>
        </w:rPr>
        <w:t>smsDeleteMessage</w:t>
      </w:r>
    </w:p>
    <w:p w14:paraId="75AF87D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smsDeleteMessage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Deletes</w:t>
      </w:r>
      <w:r w:rsidRPr="00027170">
        <w:rPr>
          <w:rStyle w:val="pln"/>
          <w:rFonts w:ascii="Lucida Console" w:hAnsi="Lucida Console"/>
          <w:color w:val="000000"/>
          <w:sz w:val="18"/>
          <w:szCs w:val="18"/>
          <w:lang w:val="en-GB"/>
        </w:rPr>
        <w:t xml:space="preserve"> a message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message was deleted</w:t>
      </w:r>
    </w:p>
    <w:p w14:paraId="69FC746A" w14:textId="77777777" w:rsidR="00417E43" w:rsidRDefault="00417E43" w:rsidP="00417E43">
      <w:pPr>
        <w:rPr>
          <w:lang w:val="en-GB"/>
        </w:rPr>
      </w:pPr>
      <w:bookmarkStart w:id="241" w:name="smsGetAttributes"/>
      <w:bookmarkEnd w:id="241"/>
    </w:p>
    <w:p w14:paraId="150AF0D6" w14:textId="77777777" w:rsidR="00027170" w:rsidRPr="00417E43" w:rsidRDefault="00027170" w:rsidP="009144BE">
      <w:pPr>
        <w:pStyle w:val="berschrift7"/>
        <w:rPr>
          <w:sz w:val="27"/>
          <w:szCs w:val="27"/>
          <w:lang w:val="en-GB"/>
        </w:rPr>
      </w:pPr>
      <w:r w:rsidRPr="00417E43">
        <w:rPr>
          <w:lang w:val="en-GB"/>
        </w:rPr>
        <w:t>smsGetAttributes</w:t>
      </w:r>
    </w:p>
    <w:p w14:paraId="5FC5EB8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smsGetAttributes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all possible message attributes</w:t>
      </w:r>
      <w:r w:rsidRPr="00027170">
        <w:rPr>
          <w:rStyle w:val="pun"/>
          <w:rFonts w:ascii="Lucida Console" w:hAnsi="Lucida Console"/>
          <w:color w:val="666600"/>
          <w:sz w:val="18"/>
          <w:szCs w:val="18"/>
          <w:lang w:val="en-GB"/>
        </w:rPr>
        <w:t>.</w:t>
      </w:r>
    </w:p>
    <w:p w14:paraId="46EA67B3" w14:textId="77777777" w:rsidR="00417E43" w:rsidRDefault="00417E43" w:rsidP="00417E43">
      <w:pPr>
        <w:rPr>
          <w:lang w:val="en-GB"/>
        </w:rPr>
      </w:pPr>
      <w:bookmarkStart w:id="242" w:name="smsGetMessageById"/>
      <w:bookmarkEnd w:id="242"/>
    </w:p>
    <w:p w14:paraId="299911F3" w14:textId="77777777" w:rsidR="00027170" w:rsidRPr="00417E43" w:rsidRDefault="00027170" w:rsidP="009144BE">
      <w:pPr>
        <w:pStyle w:val="berschrift7"/>
        <w:rPr>
          <w:sz w:val="27"/>
          <w:szCs w:val="27"/>
          <w:lang w:val="en-GB"/>
        </w:rPr>
      </w:pPr>
      <w:r w:rsidRPr="00417E43">
        <w:rPr>
          <w:lang w:val="en-GB"/>
        </w:rPr>
        <w:t>smsGetMessageById</w:t>
      </w:r>
    </w:p>
    <w:p w14:paraId="70525B8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smsGetMessageById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attributes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message attributes</w:t>
      </w:r>
      <w:r w:rsidRPr="00027170">
        <w:rPr>
          <w:rStyle w:val="pun"/>
          <w:rFonts w:ascii="Lucida Console" w:hAnsi="Lucida Console"/>
          <w:color w:val="666600"/>
          <w:sz w:val="18"/>
          <w:szCs w:val="18"/>
          <w:lang w:val="en-GB"/>
        </w:rPr>
        <w:t>.</w:t>
      </w:r>
    </w:p>
    <w:p w14:paraId="228E82D1" w14:textId="77777777" w:rsidR="00417E43" w:rsidRDefault="00417E43" w:rsidP="00417E43">
      <w:pPr>
        <w:rPr>
          <w:lang w:val="en-GB"/>
        </w:rPr>
      </w:pPr>
      <w:bookmarkStart w:id="243" w:name="smsGetMessageCount"/>
      <w:bookmarkEnd w:id="243"/>
    </w:p>
    <w:p w14:paraId="503D6311" w14:textId="77777777" w:rsidR="00027170" w:rsidRPr="00417E43" w:rsidRDefault="00027170" w:rsidP="009144BE">
      <w:pPr>
        <w:pStyle w:val="berschrift7"/>
        <w:rPr>
          <w:sz w:val="27"/>
          <w:szCs w:val="27"/>
          <w:lang w:val="en-GB"/>
        </w:rPr>
      </w:pPr>
      <w:r w:rsidRPr="00417E43">
        <w:rPr>
          <w:lang w:val="en-GB"/>
        </w:rPr>
        <w:t>smsGetMessageCount</w:t>
      </w:r>
    </w:p>
    <w:p w14:paraId="5E0E668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smsGetMessageCount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unreadOnly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folder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inbox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number of messages</w:t>
      </w:r>
      <w:r w:rsidRPr="00027170">
        <w:rPr>
          <w:rStyle w:val="pun"/>
          <w:rFonts w:ascii="Lucida Console" w:hAnsi="Lucida Console"/>
          <w:color w:val="666600"/>
          <w:sz w:val="18"/>
          <w:szCs w:val="18"/>
          <w:lang w:val="en-GB"/>
        </w:rPr>
        <w:t>.</w:t>
      </w:r>
    </w:p>
    <w:p w14:paraId="698043B3" w14:textId="77777777" w:rsidR="00417E43" w:rsidRDefault="00417E43" w:rsidP="00417E43">
      <w:pPr>
        <w:rPr>
          <w:lang w:val="en-GB"/>
        </w:rPr>
      </w:pPr>
      <w:bookmarkStart w:id="244" w:name="smsGetMessageIds"/>
      <w:bookmarkEnd w:id="244"/>
    </w:p>
    <w:p w14:paraId="78B21120" w14:textId="77777777" w:rsidR="00027170" w:rsidRPr="00417E43" w:rsidRDefault="00027170" w:rsidP="009144BE">
      <w:pPr>
        <w:pStyle w:val="berschrift7"/>
        <w:rPr>
          <w:sz w:val="27"/>
          <w:szCs w:val="27"/>
          <w:lang w:val="en-GB"/>
        </w:rPr>
      </w:pPr>
      <w:r w:rsidRPr="00417E43">
        <w:rPr>
          <w:lang w:val="en-GB"/>
        </w:rPr>
        <w:t>smsGetMessageIds</w:t>
      </w:r>
    </w:p>
    <w:p w14:paraId="6247F66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smsGetMessageIds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unreadOnly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folder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inbox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all message </w:t>
      </w:r>
      <w:r w:rsidRPr="00027170">
        <w:rPr>
          <w:rStyle w:val="typ"/>
          <w:rFonts w:ascii="Lucida Console" w:hAnsi="Lucida Console"/>
          <w:color w:val="660066"/>
          <w:sz w:val="18"/>
          <w:szCs w:val="18"/>
          <w:lang w:val="en-GB"/>
        </w:rPr>
        <w:t>IDs</w:t>
      </w:r>
      <w:r w:rsidRPr="00027170">
        <w:rPr>
          <w:rStyle w:val="pun"/>
          <w:rFonts w:ascii="Lucida Console" w:hAnsi="Lucida Console"/>
          <w:color w:val="666600"/>
          <w:sz w:val="18"/>
          <w:szCs w:val="18"/>
          <w:lang w:val="en-GB"/>
        </w:rPr>
        <w:t>.</w:t>
      </w:r>
    </w:p>
    <w:p w14:paraId="7DC5B2E6" w14:textId="77777777" w:rsidR="00417E43" w:rsidRDefault="00417E43" w:rsidP="00417E43">
      <w:pPr>
        <w:rPr>
          <w:lang w:val="en-GB"/>
        </w:rPr>
      </w:pPr>
      <w:bookmarkStart w:id="245" w:name="smsGetMessages"/>
      <w:bookmarkEnd w:id="245"/>
    </w:p>
    <w:p w14:paraId="246D12B3" w14:textId="77777777" w:rsidR="00027170" w:rsidRPr="00417E43" w:rsidRDefault="00027170" w:rsidP="009144BE">
      <w:pPr>
        <w:pStyle w:val="berschrift7"/>
        <w:rPr>
          <w:sz w:val="27"/>
          <w:szCs w:val="27"/>
          <w:lang w:val="en-GB"/>
        </w:rPr>
      </w:pPr>
      <w:r w:rsidRPr="00417E43">
        <w:rPr>
          <w:lang w:val="en-GB"/>
        </w:rPr>
        <w:t>smsGetMessages</w:t>
      </w:r>
    </w:p>
    <w:p w14:paraId="07731B4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smsGetMessages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unreadOnly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folder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inbox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attributes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all messages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messages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Maps</w:t>
      </w:r>
    </w:p>
    <w:p w14:paraId="65EAE3E9" w14:textId="77777777" w:rsidR="00417E43" w:rsidRDefault="00417E43" w:rsidP="00417E43">
      <w:pPr>
        <w:rPr>
          <w:lang w:val="en-GB"/>
        </w:rPr>
      </w:pPr>
      <w:bookmarkStart w:id="246" w:name="smsMarkMessageRead"/>
      <w:bookmarkEnd w:id="246"/>
    </w:p>
    <w:p w14:paraId="7F364F69" w14:textId="77777777" w:rsidR="00027170" w:rsidRPr="00417E43" w:rsidRDefault="00027170" w:rsidP="009144BE">
      <w:pPr>
        <w:pStyle w:val="berschrift7"/>
        <w:rPr>
          <w:sz w:val="27"/>
          <w:szCs w:val="27"/>
          <w:lang w:val="en-GB"/>
        </w:rPr>
      </w:pPr>
      <w:r w:rsidRPr="00417E43">
        <w:rPr>
          <w:lang w:val="en-GB"/>
        </w:rPr>
        <w:t>smsMarkMessageRead</w:t>
      </w:r>
    </w:p>
    <w:p w14:paraId="6191735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smsMarkMessageRead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ids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message </w:t>
      </w:r>
      <w:r w:rsidRPr="00027170">
        <w:rPr>
          <w:rStyle w:val="typ"/>
          <w:rFonts w:ascii="Lucida Console" w:hAnsi="Lucida Console"/>
          <w:color w:val="660066"/>
          <w:sz w:val="18"/>
          <w:szCs w:val="18"/>
          <w:lang w:val="en-GB"/>
        </w:rPr>
        <w:t>IDs</w:t>
      </w:r>
      <w:r w:rsidRPr="00027170">
        <w:rPr>
          <w:rStyle w:val="pln"/>
          <w:rFonts w:ascii="Lucida Console" w:hAnsi="Lucida Console"/>
          <w:color w:val="000000"/>
          <w:sz w:val="18"/>
          <w:szCs w:val="18"/>
          <w:lang w:val="en-GB"/>
        </w:rPr>
        <w:t xml:space="preserve"> to mark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read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read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Marks</w:t>
      </w:r>
      <w:r w:rsidRPr="00027170">
        <w:rPr>
          <w:rStyle w:val="pln"/>
          <w:rFonts w:ascii="Lucida Console" w:hAnsi="Lucida Console"/>
          <w:color w:val="000000"/>
          <w:sz w:val="18"/>
          <w:szCs w:val="18"/>
          <w:lang w:val="en-GB"/>
        </w:rPr>
        <w:t xml:space="preserve"> messages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read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number of messages marked read</w:t>
      </w:r>
    </w:p>
    <w:p w14:paraId="2401D427" w14:textId="77777777" w:rsidR="00417E43" w:rsidRDefault="00417E43" w:rsidP="00417E43">
      <w:pPr>
        <w:rPr>
          <w:lang w:val="en-GB"/>
        </w:rPr>
      </w:pPr>
      <w:bookmarkStart w:id="247" w:name="smsSend"/>
      <w:bookmarkEnd w:id="247"/>
    </w:p>
    <w:p w14:paraId="75349AF4" w14:textId="77777777" w:rsidR="00027170" w:rsidRPr="00417E43" w:rsidRDefault="00027170" w:rsidP="009144BE">
      <w:pPr>
        <w:pStyle w:val="berschrift7"/>
        <w:rPr>
          <w:sz w:val="27"/>
          <w:szCs w:val="27"/>
          <w:lang w:val="en-GB"/>
        </w:rPr>
      </w:pPr>
      <w:r w:rsidRPr="00417E43">
        <w:rPr>
          <w:lang w:val="en-GB"/>
        </w:rPr>
        <w:t>smsSend</w:t>
      </w:r>
    </w:p>
    <w:p w14:paraId="7E298B1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smsSend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destinationAddress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typically a phone 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Sends</w:t>
      </w:r>
      <w:r w:rsidRPr="00027170">
        <w:rPr>
          <w:rStyle w:val="pln"/>
          <w:rFonts w:ascii="Lucida Console" w:hAnsi="Lucida Console"/>
          <w:color w:val="000000"/>
          <w:sz w:val="18"/>
          <w:szCs w:val="18"/>
          <w:lang w:val="en-GB"/>
        </w:rPr>
        <w:t xml:space="preserve"> an SMS</w:t>
      </w:r>
      <w:r w:rsidRPr="00027170">
        <w:rPr>
          <w:rStyle w:val="pun"/>
          <w:rFonts w:ascii="Lucida Console" w:hAnsi="Lucida Console"/>
          <w:color w:val="666600"/>
          <w:sz w:val="18"/>
          <w:szCs w:val="18"/>
          <w:lang w:val="en-GB"/>
        </w:rPr>
        <w:t>.</w:t>
      </w:r>
    </w:p>
    <w:p w14:paraId="1AC99BFE" w14:textId="77777777" w:rsidR="00417E43" w:rsidRDefault="00417E43" w:rsidP="00417E43">
      <w:pPr>
        <w:rPr>
          <w:lang w:val="en-GB"/>
        </w:rPr>
      </w:pPr>
      <w:bookmarkStart w:id="248" w:name="startActivity"/>
      <w:bookmarkEnd w:id="248"/>
    </w:p>
    <w:p w14:paraId="43722063" w14:textId="77777777" w:rsidR="00027170" w:rsidRPr="00417E43" w:rsidRDefault="00027170" w:rsidP="009144BE">
      <w:pPr>
        <w:pStyle w:val="berschrift7"/>
        <w:rPr>
          <w:sz w:val="27"/>
          <w:szCs w:val="27"/>
          <w:lang w:val="en-GB"/>
        </w:rPr>
      </w:pPr>
      <w:r w:rsidRPr="00417E43">
        <w:rPr>
          <w:lang w:val="en-GB"/>
        </w:rPr>
        <w:t>startActivity</w:t>
      </w:r>
    </w:p>
    <w:p w14:paraId="0C5149E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startActivity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MIME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subtype of the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JSONObject</w:t>
      </w:r>
      <w:r w:rsidRPr="00027170">
        <w:rPr>
          <w:rStyle w:val="pln"/>
          <w:rFonts w:ascii="Lucida Console" w:hAnsi="Lucida Console"/>
          <w:color w:val="000000"/>
          <w:sz w:val="18"/>
          <w:szCs w:val="18"/>
          <w:lang w:val="en-GB"/>
        </w:rPr>
        <w:t xml:space="preserve"> extras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extras to add to the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wait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block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the user exits the started activity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packagename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package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classname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be 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classname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class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packagename to be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an activity</w:t>
      </w:r>
      <w:r w:rsidRPr="00027170">
        <w:rPr>
          <w:rStyle w:val="pun"/>
          <w:rFonts w:ascii="Lucida Console" w:hAnsi="Lucida Console"/>
          <w:color w:val="666600"/>
          <w:sz w:val="18"/>
          <w:szCs w:val="18"/>
          <w:lang w:val="en-GB"/>
        </w:rPr>
        <w:t>.</w:t>
      </w:r>
    </w:p>
    <w:p w14:paraId="258C4DBA" w14:textId="77777777" w:rsidR="00417E43" w:rsidRDefault="00417E43" w:rsidP="00417E43">
      <w:pPr>
        <w:rPr>
          <w:lang w:val="en-GB"/>
        </w:rPr>
      </w:pPr>
      <w:bookmarkStart w:id="249" w:name="startActivityForResult"/>
      <w:bookmarkEnd w:id="249"/>
    </w:p>
    <w:p w14:paraId="128E9E42" w14:textId="77777777" w:rsidR="00027170" w:rsidRPr="00417E43" w:rsidRDefault="00027170" w:rsidP="009144BE">
      <w:pPr>
        <w:pStyle w:val="berschrift7"/>
        <w:rPr>
          <w:sz w:val="27"/>
          <w:szCs w:val="27"/>
          <w:lang w:val="en-GB"/>
        </w:rPr>
      </w:pPr>
      <w:r w:rsidRPr="00417E43">
        <w:rPr>
          <w:lang w:val="en-GB"/>
        </w:rPr>
        <w:t>startActivityForResult</w:t>
      </w:r>
    </w:p>
    <w:p w14:paraId="0459FA9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MIME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subtype of the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JSONObject</w:t>
      </w:r>
      <w:r w:rsidRPr="00027170">
        <w:rPr>
          <w:rStyle w:val="pln"/>
          <w:rFonts w:ascii="Lucida Console" w:hAnsi="Lucida Console"/>
          <w:color w:val="000000"/>
          <w:sz w:val="18"/>
          <w:szCs w:val="18"/>
          <w:lang w:val="en-GB"/>
        </w:rPr>
        <w:t xml:space="preserve"> extras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extras to add to the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packagename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package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classname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be 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classname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class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packagename to be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an activity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returns the result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representation of the result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p>
    <w:p w14:paraId="0AEFE1BB" w14:textId="77777777" w:rsidR="00417E43" w:rsidRDefault="00417E43" w:rsidP="00417E43">
      <w:pPr>
        <w:rPr>
          <w:lang w:val="en-GB"/>
        </w:rPr>
      </w:pPr>
      <w:bookmarkStart w:id="250" w:name="startActivityForResultIntent"/>
      <w:bookmarkEnd w:id="250"/>
    </w:p>
    <w:p w14:paraId="2FB3791C" w14:textId="77777777" w:rsidR="00027170" w:rsidRPr="00417E43" w:rsidRDefault="00027170" w:rsidP="009144BE">
      <w:pPr>
        <w:pStyle w:val="berschrift7"/>
        <w:rPr>
          <w:sz w:val="27"/>
          <w:szCs w:val="27"/>
          <w:lang w:val="en-GB"/>
        </w:rPr>
      </w:pPr>
      <w:r w:rsidRPr="00417E43">
        <w:rPr>
          <w:lang w:val="en-GB"/>
        </w:rPr>
        <w:t>startActivityForResultIntent</w:t>
      </w:r>
    </w:p>
    <w:p w14:paraId="1339E72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startActivityForResultIntent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intent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format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returned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makeIntent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an activity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returns the result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representation of the result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p>
    <w:p w14:paraId="2F65EE61" w14:textId="77777777" w:rsidR="00417E43" w:rsidRDefault="00417E43" w:rsidP="00417E43">
      <w:pPr>
        <w:rPr>
          <w:lang w:val="en-GB"/>
        </w:rPr>
      </w:pPr>
      <w:bookmarkStart w:id="251" w:name="startActivityIntent"/>
      <w:bookmarkEnd w:id="251"/>
    </w:p>
    <w:p w14:paraId="7476DAF3" w14:textId="77777777" w:rsidR="00027170" w:rsidRPr="00417E43" w:rsidRDefault="00027170" w:rsidP="009144BE">
      <w:pPr>
        <w:pStyle w:val="berschrift7"/>
        <w:rPr>
          <w:sz w:val="27"/>
          <w:szCs w:val="27"/>
          <w:lang w:val="en-GB"/>
        </w:rPr>
      </w:pPr>
      <w:r w:rsidRPr="00417E43">
        <w:rPr>
          <w:lang w:val="en-GB"/>
        </w:rPr>
        <w:t>startActivityIntent</w:t>
      </w:r>
    </w:p>
    <w:p w14:paraId="0EBA82B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startActivityIntent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intent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format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returned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makeIntent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wait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block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the user exits the started activity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Activity</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using</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Intent</w:t>
      </w:r>
    </w:p>
    <w:p w14:paraId="243518EC" w14:textId="77777777" w:rsidR="00417E43" w:rsidRDefault="00417E43" w:rsidP="00417E43">
      <w:pPr>
        <w:rPr>
          <w:lang w:val="en-GB"/>
        </w:rPr>
      </w:pPr>
      <w:bookmarkStart w:id="252" w:name="startEventDispatcher"/>
      <w:bookmarkEnd w:id="252"/>
    </w:p>
    <w:p w14:paraId="2409CDEF" w14:textId="77777777" w:rsidR="00027170" w:rsidRPr="00417E43" w:rsidRDefault="00027170" w:rsidP="009144BE">
      <w:pPr>
        <w:pStyle w:val="berschrift7"/>
        <w:rPr>
          <w:sz w:val="27"/>
          <w:szCs w:val="27"/>
          <w:lang w:val="en-GB"/>
        </w:rPr>
      </w:pPr>
      <w:r w:rsidRPr="00417E43">
        <w:rPr>
          <w:lang w:val="en-GB"/>
        </w:rPr>
        <w:t>startEventDispatcher</w:t>
      </w:r>
    </w:p>
    <w:p w14:paraId="272E062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startEventDispatcher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port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Port</w:t>
      </w:r>
      <w:r w:rsidRPr="00027170">
        <w:rPr>
          <w:rStyle w:val="pln"/>
          <w:rFonts w:ascii="Lucida Console" w:hAnsi="Lucida Console"/>
          <w:color w:val="000000"/>
          <w:sz w:val="18"/>
          <w:szCs w:val="18"/>
          <w:lang w:val="en-GB"/>
        </w:rPr>
        <w:t xml:space="preserve"> to </w:t>
      </w:r>
      <w:r w:rsidRPr="00027170">
        <w:rPr>
          <w:rStyle w:val="kwd"/>
          <w:rFonts w:ascii="Lucida Console" w:eastAsiaTheme="majorEastAsia" w:hAnsi="Lucida Console"/>
          <w:color w:val="000088"/>
          <w:sz w:val="18"/>
          <w:szCs w:val="18"/>
          <w:lang w:val="en-GB"/>
        </w:rPr>
        <w:t>use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Opens</w:t>
      </w:r>
      <w:r w:rsidRPr="00027170">
        <w:rPr>
          <w:rStyle w:val="pln"/>
          <w:rFonts w:ascii="Lucida Console" w:hAnsi="Lucida Console"/>
          <w:color w:val="000000"/>
          <w:sz w:val="18"/>
          <w:szCs w:val="18"/>
          <w:lang w:val="en-GB"/>
        </w:rPr>
        <w:t xml:space="preserve"> up a socket </w:t>
      </w:r>
      <w:r w:rsidRPr="00027170">
        <w:rPr>
          <w:rStyle w:val="kwd"/>
          <w:rFonts w:ascii="Lucida Console" w:eastAsiaTheme="majorEastAsia" w:hAnsi="Lucida Console"/>
          <w:color w:val="000088"/>
          <w:sz w:val="18"/>
          <w:szCs w:val="18"/>
          <w:lang w:val="en-GB"/>
        </w:rPr>
        <w:t>where</w:t>
      </w:r>
      <w:r w:rsidRPr="00027170">
        <w:rPr>
          <w:rStyle w:val="pln"/>
          <w:rFonts w:ascii="Lucida Console" w:hAnsi="Lucida Console"/>
          <w:color w:val="000000"/>
          <w:sz w:val="18"/>
          <w:szCs w:val="18"/>
          <w:lang w:val="en-GB"/>
        </w:rPr>
        <w:t xml:space="preserve"> you can read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events posted</w:t>
      </w:r>
    </w:p>
    <w:p w14:paraId="2BAE7563" w14:textId="77777777" w:rsidR="00417E43" w:rsidRDefault="00417E43" w:rsidP="00417E43">
      <w:pPr>
        <w:rPr>
          <w:lang w:val="en-GB"/>
        </w:rPr>
      </w:pPr>
      <w:bookmarkStart w:id="253" w:name="startInteractiveVideoRecording"/>
      <w:bookmarkEnd w:id="253"/>
    </w:p>
    <w:p w14:paraId="5EDA166D" w14:textId="77777777" w:rsidR="00027170" w:rsidRPr="00417E43" w:rsidRDefault="00027170" w:rsidP="009144BE">
      <w:pPr>
        <w:pStyle w:val="berschrift7"/>
        <w:rPr>
          <w:sz w:val="27"/>
          <w:szCs w:val="27"/>
          <w:lang w:val="en-GB"/>
        </w:rPr>
      </w:pPr>
      <w:r w:rsidRPr="00417E43">
        <w:rPr>
          <w:lang w:val="en-GB"/>
        </w:rPr>
        <w:t>startInteractiveVideoRecording</w:t>
      </w:r>
    </w:p>
    <w:p w14:paraId="6F9B4E0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startInteractiveVideoRecording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the video capture application to record a video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saves it to the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specified path</w:t>
      </w:r>
      <w:r w:rsidRPr="00027170">
        <w:rPr>
          <w:rStyle w:val="pun"/>
          <w:rFonts w:ascii="Lucida Console" w:hAnsi="Lucida Console"/>
          <w:color w:val="666600"/>
          <w:sz w:val="18"/>
          <w:szCs w:val="18"/>
          <w:lang w:val="en-GB"/>
        </w:rPr>
        <w:t>.</w:t>
      </w:r>
    </w:p>
    <w:p w14:paraId="340D5B1B" w14:textId="77777777" w:rsidR="00417E43" w:rsidRDefault="00417E43" w:rsidP="00417E43">
      <w:pPr>
        <w:rPr>
          <w:lang w:val="en-GB"/>
        </w:rPr>
      </w:pPr>
      <w:bookmarkStart w:id="254" w:name="startLocating"/>
      <w:bookmarkEnd w:id="254"/>
    </w:p>
    <w:p w14:paraId="7F6CD852" w14:textId="77777777" w:rsidR="00027170" w:rsidRPr="00417E43" w:rsidRDefault="00027170" w:rsidP="009144BE">
      <w:pPr>
        <w:pStyle w:val="berschrift7"/>
        <w:rPr>
          <w:sz w:val="27"/>
          <w:szCs w:val="27"/>
          <w:lang w:val="en-GB"/>
        </w:rPr>
      </w:pPr>
      <w:r w:rsidRPr="00417E43">
        <w:rPr>
          <w:lang w:val="en-GB"/>
        </w:rPr>
        <w:t>startLocating</w:t>
      </w:r>
    </w:p>
    <w:p w14:paraId="0DB3C6D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startLocating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minDistance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60000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minimum time between updates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milliseconds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minUpdateDistance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minimum distance between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updates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meters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collecting location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"location"</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p>
    <w:p w14:paraId="44E0D68A" w14:textId="77777777" w:rsidR="00417E43" w:rsidRDefault="00417E43" w:rsidP="00417E43">
      <w:pPr>
        <w:rPr>
          <w:lang w:val="en-GB"/>
        </w:rPr>
      </w:pPr>
      <w:bookmarkStart w:id="255" w:name="startSensing"/>
      <w:bookmarkEnd w:id="255"/>
    </w:p>
    <w:p w14:paraId="00934633" w14:textId="77777777" w:rsidR="00027170" w:rsidRPr="00417E43" w:rsidRDefault="00027170" w:rsidP="009144BE">
      <w:pPr>
        <w:pStyle w:val="berschrift7"/>
        <w:rPr>
          <w:sz w:val="27"/>
          <w:szCs w:val="27"/>
          <w:lang w:val="en-GB"/>
        </w:rPr>
      </w:pPr>
      <w:r w:rsidRPr="00417E43">
        <w:rPr>
          <w:lang w:val="en-GB"/>
        </w:rPr>
        <w:t>startSensing</w:t>
      </w:r>
    </w:p>
    <w:p w14:paraId="2CF8D2B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startSensing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sampleSize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number of samples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calculating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average readings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recording sensor data to be available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polling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Deprecated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startSensingTimed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startSensingThreshhold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instead</w:t>
      </w:r>
      <w:r w:rsidRPr="00027170">
        <w:rPr>
          <w:rStyle w:val="pun"/>
          <w:rFonts w:ascii="Lucida Console" w:hAnsi="Lucida Console"/>
          <w:color w:val="666600"/>
          <w:sz w:val="18"/>
          <w:szCs w:val="18"/>
          <w:lang w:val="en-GB"/>
        </w:rPr>
        <w:t>.</w:t>
      </w:r>
    </w:p>
    <w:p w14:paraId="60B9900D" w14:textId="77777777" w:rsidR="00417E43" w:rsidRDefault="00417E43" w:rsidP="00417E43">
      <w:pPr>
        <w:rPr>
          <w:lang w:val="en-GB"/>
        </w:rPr>
      </w:pPr>
      <w:bookmarkStart w:id="256" w:name="startSensingThreshold"/>
      <w:bookmarkEnd w:id="256"/>
    </w:p>
    <w:p w14:paraId="49D81D93" w14:textId="77777777" w:rsidR="00027170" w:rsidRPr="00417E43" w:rsidRDefault="00027170" w:rsidP="009144BE">
      <w:pPr>
        <w:pStyle w:val="berschrift7"/>
        <w:rPr>
          <w:sz w:val="27"/>
          <w:szCs w:val="27"/>
          <w:lang w:val="en-GB"/>
        </w:rPr>
      </w:pPr>
      <w:r w:rsidRPr="00417E43">
        <w:rPr>
          <w:lang w:val="en-GB"/>
        </w:rPr>
        <w:t>startSensingThreshold</w:t>
      </w:r>
    </w:p>
    <w:p w14:paraId="02F3604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startSensingThreshold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sensorNumber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Orientation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Accelerometer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Magnetometer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4</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Light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threshold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Threshold</w:t>
      </w:r>
      <w:r w:rsidRPr="00027170">
        <w:rPr>
          <w:rStyle w:val="pln"/>
          <w:rFonts w:ascii="Lucida Console" w:hAnsi="Lucida Console"/>
          <w:color w:val="000000"/>
          <w:sz w:val="18"/>
          <w:szCs w:val="18"/>
          <w:lang w:val="en-GB"/>
        </w:rPr>
        <w:t xml:space="preserve"> level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chosen sensor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integer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axis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No</w:t>
      </w:r>
      <w:r w:rsidRPr="00027170">
        <w:rPr>
          <w:rStyle w:val="pln"/>
          <w:rFonts w:ascii="Lucida Console" w:hAnsi="Lucida Console"/>
          <w:color w:val="000000"/>
          <w:sz w:val="18"/>
          <w:szCs w:val="18"/>
          <w:lang w:val="en-GB"/>
        </w:rPr>
        <w:t xml:space="preserve"> axis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X</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X</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Z</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X</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Z</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6</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Z</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7</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X</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Z</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Records</w:t>
      </w:r>
      <w:r w:rsidRPr="00027170">
        <w:rPr>
          <w:rStyle w:val="pln"/>
          <w:rFonts w:ascii="Lucida Console" w:hAnsi="Lucida Console"/>
          <w:color w:val="000000"/>
          <w:sz w:val="18"/>
          <w:szCs w:val="18"/>
          <w:lang w:val="en-GB"/>
        </w:rPr>
        <w:t xml:space="preserve"> to the </w:t>
      </w:r>
      <w:r w:rsidRPr="00027170">
        <w:rPr>
          <w:rStyle w:val="typ"/>
          <w:rFonts w:ascii="Lucida Console" w:hAnsi="Lucida Console"/>
          <w:color w:val="660066"/>
          <w:sz w:val="18"/>
          <w:szCs w:val="18"/>
          <w:lang w:val="en-GB"/>
        </w:rPr>
        <w:t>Event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Queue</w:t>
      </w:r>
      <w:r w:rsidRPr="00027170">
        <w:rPr>
          <w:rStyle w:val="pln"/>
          <w:rFonts w:ascii="Lucida Console" w:hAnsi="Lucida Console"/>
          <w:color w:val="000000"/>
          <w:sz w:val="18"/>
          <w:szCs w:val="18"/>
          <w:lang w:val="en-GB"/>
        </w:rPr>
        <w:t xml:space="preserve"> sensor data exceeding a chosen threshold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"threshold"</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p>
    <w:p w14:paraId="4DC14F65" w14:textId="77777777" w:rsidR="00417E43" w:rsidRDefault="00417E43" w:rsidP="00417E43">
      <w:pPr>
        <w:rPr>
          <w:lang w:val="en-GB"/>
        </w:rPr>
      </w:pPr>
      <w:bookmarkStart w:id="257" w:name="startSensingTimed"/>
      <w:bookmarkEnd w:id="257"/>
    </w:p>
    <w:p w14:paraId="0C0FBA1A" w14:textId="77777777" w:rsidR="00027170" w:rsidRPr="00417E43" w:rsidRDefault="00027170" w:rsidP="009144BE">
      <w:pPr>
        <w:pStyle w:val="berschrift7"/>
        <w:rPr>
          <w:sz w:val="27"/>
          <w:szCs w:val="27"/>
          <w:lang w:val="en-GB"/>
        </w:rPr>
      </w:pPr>
      <w:r w:rsidRPr="00417E43">
        <w:rPr>
          <w:lang w:val="en-GB"/>
        </w:rPr>
        <w:t>startSensingTimed</w:t>
      </w:r>
    </w:p>
    <w:p w14:paraId="52632AD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startSensingTimed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sensorNumber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All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Accelerometer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Magnetometer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Light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delayTime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Minimum</w:t>
      </w:r>
      <w:r w:rsidRPr="00027170">
        <w:rPr>
          <w:rStyle w:val="pln"/>
          <w:rFonts w:ascii="Lucida Console" w:hAnsi="Lucida Console"/>
          <w:color w:val="000000"/>
          <w:sz w:val="18"/>
          <w:szCs w:val="18"/>
          <w:lang w:val="en-GB"/>
        </w:rPr>
        <w:t xml:space="preserve"> time between readings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milliseconds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recording sensor data to be available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polling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"sensors"</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p>
    <w:p w14:paraId="416F9189" w14:textId="77777777" w:rsidR="00417E43" w:rsidRDefault="00417E43" w:rsidP="00417E43">
      <w:pPr>
        <w:rPr>
          <w:lang w:val="en-GB"/>
        </w:rPr>
      </w:pPr>
      <w:bookmarkStart w:id="258" w:name="startTrackingPhoneState"/>
      <w:bookmarkEnd w:id="258"/>
    </w:p>
    <w:p w14:paraId="702F1247" w14:textId="77777777" w:rsidR="00027170" w:rsidRPr="00417E43" w:rsidRDefault="00027170" w:rsidP="009144BE">
      <w:pPr>
        <w:pStyle w:val="berschrift7"/>
        <w:rPr>
          <w:sz w:val="27"/>
          <w:szCs w:val="27"/>
          <w:lang w:val="en-GB"/>
        </w:rPr>
      </w:pPr>
      <w:r w:rsidRPr="00417E43">
        <w:rPr>
          <w:lang w:val="en-GB"/>
        </w:rPr>
        <w:t>startTrackingPhoneState</w:t>
      </w:r>
    </w:p>
    <w:p w14:paraId="58DD220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startTrackingPhoneState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tracking phone 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"phone"</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p>
    <w:p w14:paraId="366E7614" w14:textId="77777777" w:rsidR="00417E43" w:rsidRDefault="00417E43" w:rsidP="00417E43">
      <w:pPr>
        <w:rPr>
          <w:lang w:val="en-GB"/>
        </w:rPr>
      </w:pPr>
      <w:bookmarkStart w:id="259" w:name="startTrackingSignalStrengths"/>
      <w:bookmarkEnd w:id="259"/>
    </w:p>
    <w:p w14:paraId="46B49E74" w14:textId="77777777" w:rsidR="00027170" w:rsidRPr="00417E43" w:rsidRDefault="00027170" w:rsidP="009144BE">
      <w:pPr>
        <w:pStyle w:val="berschrift7"/>
        <w:rPr>
          <w:sz w:val="27"/>
          <w:szCs w:val="27"/>
          <w:lang w:val="en-GB"/>
        </w:rPr>
      </w:pPr>
      <w:r w:rsidRPr="00417E43">
        <w:rPr>
          <w:lang w:val="en-GB"/>
        </w:rPr>
        <w:t>startTrackingSignalStrengths</w:t>
      </w:r>
    </w:p>
    <w:p w14:paraId="1A2FA30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startTrackingSignalStrengths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tracking signal strengths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"signal_strengths"</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7.</w:t>
      </w:r>
    </w:p>
    <w:p w14:paraId="308E2A0C" w14:textId="77777777" w:rsidR="00417E43" w:rsidRDefault="00417E43" w:rsidP="00417E43">
      <w:pPr>
        <w:rPr>
          <w:lang w:val="en-GB"/>
        </w:rPr>
      </w:pPr>
      <w:bookmarkStart w:id="260" w:name="stopEventDispatcher"/>
      <w:bookmarkEnd w:id="260"/>
    </w:p>
    <w:p w14:paraId="58EFD46B" w14:textId="77777777" w:rsidR="00027170" w:rsidRPr="00417E43" w:rsidRDefault="00027170" w:rsidP="009144BE">
      <w:pPr>
        <w:pStyle w:val="berschrift7"/>
        <w:rPr>
          <w:sz w:val="27"/>
          <w:szCs w:val="27"/>
          <w:lang w:val="en-GB"/>
        </w:rPr>
      </w:pPr>
      <w:r w:rsidRPr="00417E43">
        <w:rPr>
          <w:lang w:val="en-GB"/>
        </w:rPr>
        <w:t>stopEventDispatcher</w:t>
      </w:r>
    </w:p>
    <w:p w14:paraId="03B4E05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stopEventDispatcher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server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you can</w:t>
      </w:r>
      <w:r w:rsidRPr="00027170">
        <w:rPr>
          <w:rStyle w:val="str"/>
          <w:rFonts w:ascii="Lucida Console" w:hAnsi="Lucida Console"/>
          <w:color w:val="008800"/>
          <w:sz w:val="18"/>
          <w:szCs w:val="18"/>
          <w:lang w:val="en-GB"/>
        </w:rPr>
        <w:t>'t read in the port anymore</w:t>
      </w:r>
    </w:p>
    <w:p w14:paraId="4D0F50C8" w14:textId="77777777" w:rsidR="00417E43" w:rsidRDefault="00417E43" w:rsidP="00417E43">
      <w:pPr>
        <w:rPr>
          <w:lang w:val="en-GB"/>
        </w:rPr>
      </w:pPr>
      <w:bookmarkStart w:id="261" w:name="stopLocating"/>
      <w:bookmarkEnd w:id="261"/>
    </w:p>
    <w:p w14:paraId="5F9AE710" w14:textId="77777777" w:rsidR="00027170" w:rsidRPr="00417E43" w:rsidRDefault="00027170" w:rsidP="009144BE">
      <w:pPr>
        <w:pStyle w:val="berschrift7"/>
        <w:rPr>
          <w:sz w:val="27"/>
          <w:szCs w:val="27"/>
          <w:lang w:val="en-GB"/>
        </w:rPr>
      </w:pPr>
      <w:r w:rsidRPr="00417E43">
        <w:rPr>
          <w:lang w:val="en-GB"/>
        </w:rPr>
        <w:t>stopLocating</w:t>
      </w:r>
    </w:p>
    <w:p w14:paraId="549F4BE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stopLocating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collecting location data</w:t>
      </w:r>
      <w:r w:rsidRPr="00027170">
        <w:rPr>
          <w:rStyle w:val="pun"/>
          <w:rFonts w:ascii="Lucida Console" w:hAnsi="Lucida Console"/>
          <w:color w:val="666600"/>
          <w:sz w:val="18"/>
          <w:szCs w:val="18"/>
          <w:lang w:val="en-GB"/>
        </w:rPr>
        <w:t>.</w:t>
      </w:r>
    </w:p>
    <w:p w14:paraId="7E3060EA" w14:textId="77777777" w:rsidR="00417E43" w:rsidRDefault="00417E43" w:rsidP="00417E43">
      <w:pPr>
        <w:rPr>
          <w:lang w:val="en-GB"/>
        </w:rPr>
      </w:pPr>
      <w:bookmarkStart w:id="262" w:name="stopSensing"/>
      <w:bookmarkEnd w:id="262"/>
    </w:p>
    <w:p w14:paraId="2102FC74" w14:textId="77777777" w:rsidR="00027170" w:rsidRPr="00417E43" w:rsidRDefault="00027170" w:rsidP="009144BE">
      <w:pPr>
        <w:pStyle w:val="berschrift7"/>
        <w:rPr>
          <w:sz w:val="27"/>
          <w:szCs w:val="27"/>
          <w:lang w:val="en-GB"/>
        </w:rPr>
      </w:pPr>
      <w:r w:rsidRPr="00417E43">
        <w:rPr>
          <w:lang w:val="en-GB"/>
        </w:rPr>
        <w:t>stopSensing</w:t>
      </w:r>
    </w:p>
    <w:p w14:paraId="0A9BA2F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stopSensing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collecting sensor data</w:t>
      </w:r>
      <w:r w:rsidRPr="00027170">
        <w:rPr>
          <w:rStyle w:val="pun"/>
          <w:rFonts w:ascii="Lucida Console" w:hAnsi="Lucida Console"/>
          <w:color w:val="666600"/>
          <w:sz w:val="18"/>
          <w:szCs w:val="18"/>
          <w:lang w:val="en-GB"/>
        </w:rPr>
        <w:t>.</w:t>
      </w:r>
    </w:p>
    <w:p w14:paraId="0FC7B9BF" w14:textId="77777777" w:rsidR="00417E43" w:rsidRDefault="00417E43" w:rsidP="00417E43">
      <w:pPr>
        <w:rPr>
          <w:lang w:val="en-GB"/>
        </w:rPr>
      </w:pPr>
      <w:bookmarkStart w:id="263" w:name="stopTrackingPhoneState"/>
      <w:bookmarkEnd w:id="263"/>
    </w:p>
    <w:p w14:paraId="7C2D89F5" w14:textId="77777777" w:rsidR="00027170" w:rsidRPr="00417E43" w:rsidRDefault="00027170" w:rsidP="009144BE">
      <w:pPr>
        <w:pStyle w:val="berschrift7"/>
        <w:rPr>
          <w:sz w:val="27"/>
          <w:szCs w:val="27"/>
          <w:lang w:val="en-GB"/>
        </w:rPr>
      </w:pPr>
      <w:r w:rsidRPr="00417E43">
        <w:rPr>
          <w:lang w:val="en-GB"/>
        </w:rPr>
        <w:t>stopTrackingPhoneState</w:t>
      </w:r>
    </w:p>
    <w:p w14:paraId="7A12775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stopTrackingPhoneState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tracking phone state</w:t>
      </w:r>
      <w:r w:rsidRPr="00027170">
        <w:rPr>
          <w:rStyle w:val="pun"/>
          <w:rFonts w:ascii="Lucida Console" w:hAnsi="Lucida Console"/>
          <w:color w:val="666600"/>
          <w:sz w:val="18"/>
          <w:szCs w:val="18"/>
          <w:lang w:val="en-GB"/>
        </w:rPr>
        <w:t>.</w:t>
      </w:r>
    </w:p>
    <w:p w14:paraId="3178F77C" w14:textId="77777777" w:rsidR="00417E43" w:rsidRDefault="00417E43" w:rsidP="00417E43">
      <w:pPr>
        <w:rPr>
          <w:lang w:val="en-GB"/>
        </w:rPr>
      </w:pPr>
      <w:bookmarkStart w:id="264" w:name="stopTrackingSignalStrengths"/>
      <w:bookmarkEnd w:id="264"/>
    </w:p>
    <w:p w14:paraId="08BB106A" w14:textId="77777777" w:rsidR="00027170" w:rsidRPr="00417E43" w:rsidRDefault="00027170" w:rsidP="009144BE">
      <w:pPr>
        <w:pStyle w:val="berschrift7"/>
        <w:rPr>
          <w:sz w:val="27"/>
          <w:szCs w:val="27"/>
          <w:lang w:val="en-GB"/>
        </w:rPr>
      </w:pPr>
      <w:r w:rsidRPr="00417E43">
        <w:rPr>
          <w:lang w:val="en-GB"/>
        </w:rPr>
        <w:t>stopTrackingSignalStrengths</w:t>
      </w:r>
    </w:p>
    <w:p w14:paraId="0B71671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stopTrackingSignalStrengths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tracking signal strength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7.</w:t>
      </w:r>
    </w:p>
    <w:p w14:paraId="188D6448" w14:textId="77777777" w:rsidR="00417E43" w:rsidRDefault="00417E43" w:rsidP="00417E43">
      <w:pPr>
        <w:rPr>
          <w:lang w:val="en-GB"/>
        </w:rPr>
      </w:pPr>
      <w:bookmarkStart w:id="265" w:name="toggleAirplaneMode"/>
      <w:bookmarkEnd w:id="265"/>
    </w:p>
    <w:p w14:paraId="034CE019" w14:textId="77777777" w:rsidR="00027170" w:rsidRPr="00417E43" w:rsidRDefault="00027170" w:rsidP="009144BE">
      <w:pPr>
        <w:pStyle w:val="berschrift7"/>
        <w:rPr>
          <w:sz w:val="27"/>
          <w:szCs w:val="27"/>
          <w:lang w:val="en-GB"/>
        </w:rPr>
      </w:pPr>
      <w:r w:rsidRPr="00417E43">
        <w:rPr>
          <w:lang w:val="en-GB"/>
        </w:rPr>
        <w:t>toggleAirplaneMode</w:t>
      </w:r>
    </w:p>
    <w:p w14:paraId="373DCC9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toggleAirplaneMode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Toggles</w:t>
      </w:r>
      <w:r w:rsidRPr="00027170">
        <w:rPr>
          <w:rStyle w:val="pln"/>
          <w:rFonts w:ascii="Lucida Console" w:hAnsi="Lucida Console"/>
          <w:color w:val="000000"/>
          <w:sz w:val="18"/>
          <w:szCs w:val="18"/>
          <w:lang w:val="en-GB"/>
        </w:rPr>
        <w:t xml:space="preserve"> airplane mode on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off</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airplane mode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58DD93F8" w14:textId="77777777" w:rsidR="00417E43" w:rsidRDefault="00417E43" w:rsidP="00417E43">
      <w:pPr>
        <w:rPr>
          <w:lang w:val="en-GB"/>
        </w:rPr>
      </w:pPr>
      <w:bookmarkStart w:id="266" w:name="toggleBluetoothState"/>
      <w:bookmarkEnd w:id="266"/>
    </w:p>
    <w:p w14:paraId="478271E7" w14:textId="77777777" w:rsidR="00027170" w:rsidRPr="00417E43" w:rsidRDefault="00027170" w:rsidP="009144BE">
      <w:pPr>
        <w:pStyle w:val="berschrift7"/>
        <w:rPr>
          <w:sz w:val="27"/>
          <w:szCs w:val="27"/>
          <w:lang w:val="en-GB"/>
        </w:rPr>
      </w:pPr>
      <w:r w:rsidRPr="00417E43">
        <w:rPr>
          <w:lang w:val="en-GB"/>
        </w:rPr>
        <w:t>toggleBluetoothState</w:t>
      </w:r>
    </w:p>
    <w:p w14:paraId="7258787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toggleBluetoothState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prompt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Prompt</w:t>
      </w:r>
      <w:r w:rsidRPr="00027170">
        <w:rPr>
          <w:rStyle w:val="pln"/>
          <w:rFonts w:ascii="Lucida Console" w:hAnsi="Lucida Console"/>
          <w:color w:val="000000"/>
          <w:sz w:val="18"/>
          <w:szCs w:val="18"/>
          <w:lang w:val="en-GB"/>
        </w:rPr>
        <w:t xml:space="preserve"> the user to confirm changing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the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Toggle</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on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off</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47126D5C" w14:textId="77777777" w:rsidR="00417E43" w:rsidRDefault="00417E43" w:rsidP="00417E43">
      <w:pPr>
        <w:rPr>
          <w:lang w:val="en-GB"/>
        </w:rPr>
      </w:pPr>
      <w:bookmarkStart w:id="267" w:name="toggleRingerSilentMode"/>
      <w:bookmarkEnd w:id="267"/>
    </w:p>
    <w:p w14:paraId="28FA2D47" w14:textId="77777777" w:rsidR="00027170" w:rsidRPr="00417E43" w:rsidRDefault="00027170" w:rsidP="009144BE">
      <w:pPr>
        <w:pStyle w:val="berschrift7"/>
        <w:rPr>
          <w:sz w:val="27"/>
          <w:szCs w:val="27"/>
          <w:lang w:val="en-GB"/>
        </w:rPr>
      </w:pPr>
      <w:r w:rsidRPr="00417E43">
        <w:rPr>
          <w:lang w:val="en-GB"/>
        </w:rPr>
        <w:t>toggleRingerSilentMode</w:t>
      </w:r>
    </w:p>
    <w:p w14:paraId="20A7C1E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toggleRingerSilentMode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Toggles</w:t>
      </w:r>
      <w:r w:rsidRPr="00027170">
        <w:rPr>
          <w:rStyle w:val="pln"/>
          <w:rFonts w:ascii="Lucida Console" w:hAnsi="Lucida Console"/>
          <w:color w:val="000000"/>
          <w:sz w:val="18"/>
          <w:szCs w:val="18"/>
          <w:lang w:val="en-GB"/>
        </w:rPr>
        <w:t xml:space="preserve"> ringer silent mode on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off</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ringer silent mode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5EC59A58" w14:textId="77777777" w:rsidR="00417E43" w:rsidRDefault="00417E43" w:rsidP="00417E43">
      <w:pPr>
        <w:rPr>
          <w:lang w:val="en-GB"/>
        </w:rPr>
      </w:pPr>
      <w:bookmarkStart w:id="268" w:name="toggleVibrateMode"/>
      <w:bookmarkEnd w:id="268"/>
    </w:p>
    <w:p w14:paraId="5DBF185B" w14:textId="77777777" w:rsidR="00027170" w:rsidRPr="00417E43" w:rsidRDefault="00027170" w:rsidP="009144BE">
      <w:pPr>
        <w:pStyle w:val="berschrift7"/>
        <w:rPr>
          <w:sz w:val="27"/>
          <w:szCs w:val="27"/>
          <w:lang w:val="en-GB"/>
        </w:rPr>
      </w:pPr>
      <w:r w:rsidRPr="00417E43">
        <w:rPr>
          <w:lang w:val="en-GB"/>
        </w:rPr>
        <w:t>toggleVibrateMode</w:t>
      </w:r>
    </w:p>
    <w:p w14:paraId="0716349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toggleVibrateMode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ringer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Toggles</w:t>
      </w:r>
      <w:r w:rsidRPr="00027170">
        <w:rPr>
          <w:rStyle w:val="pln"/>
          <w:rFonts w:ascii="Lucida Console" w:hAnsi="Lucida Console"/>
          <w:color w:val="000000"/>
          <w:sz w:val="18"/>
          <w:szCs w:val="18"/>
          <w:lang w:val="en-GB"/>
        </w:rPr>
        <w:t xml:space="preserve"> vibrate mode on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off</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ringer</w:t>
      </w:r>
      <w:r w:rsidRPr="00027170">
        <w:rPr>
          <w:rStyle w:val="pun"/>
          <w:rFonts w:ascii="Lucida Console" w:hAnsi="Lucida Console"/>
          <w:color w:val="666600"/>
          <w:sz w:val="18"/>
          <w:szCs w:val="18"/>
          <w:lang w:val="en-GB"/>
        </w:rPr>
        <w:t>=</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then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set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Ringer</w:t>
      </w:r>
      <w:r w:rsidRPr="00027170">
        <w:rPr>
          <w:rStyle w:val="pln"/>
          <w:rFonts w:ascii="Lucida Console" w:hAnsi="Lucida Console"/>
          <w:color w:val="000000"/>
          <w:sz w:val="18"/>
          <w:szCs w:val="18"/>
          <w:lang w:val="en-GB"/>
        </w:rPr>
        <w:t xml:space="preserve"> setting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else</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set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Notification</w:t>
      </w:r>
      <w:r w:rsidRPr="00027170">
        <w:rPr>
          <w:rStyle w:val="pln"/>
          <w:rFonts w:ascii="Lucida Console" w:hAnsi="Lucida Console"/>
          <w:color w:val="000000"/>
          <w:sz w:val="18"/>
          <w:szCs w:val="18"/>
          <w:lang w:val="en-GB"/>
        </w:rPr>
        <w:t xml:space="preserve"> setting</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vibrate mode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79ECADBE" w14:textId="77777777" w:rsidR="00417E43" w:rsidRDefault="00417E43" w:rsidP="00417E43">
      <w:pPr>
        <w:rPr>
          <w:lang w:val="en-GB"/>
        </w:rPr>
      </w:pPr>
      <w:bookmarkStart w:id="269" w:name="toggleWifiState"/>
      <w:bookmarkEnd w:id="269"/>
    </w:p>
    <w:p w14:paraId="07D23BE7" w14:textId="77777777" w:rsidR="00027170" w:rsidRPr="00417E43" w:rsidRDefault="00027170" w:rsidP="009144BE">
      <w:pPr>
        <w:pStyle w:val="berschrift7"/>
        <w:rPr>
          <w:sz w:val="27"/>
          <w:szCs w:val="27"/>
          <w:lang w:val="en-GB"/>
        </w:rPr>
      </w:pPr>
      <w:r w:rsidRPr="00417E43">
        <w:rPr>
          <w:lang w:val="en-GB"/>
        </w:rPr>
        <w:t>toggleWifiState</w:t>
      </w:r>
    </w:p>
    <w:p w14:paraId="2750B35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toggleWifiState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Toggle</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Wifi</w:t>
      </w:r>
      <w:r w:rsidRPr="00027170">
        <w:rPr>
          <w:rStyle w:val="pln"/>
          <w:rFonts w:ascii="Lucida Console" w:hAnsi="Lucida Console"/>
          <w:color w:val="000000"/>
          <w:sz w:val="18"/>
          <w:szCs w:val="18"/>
          <w:lang w:val="en-GB"/>
        </w:rPr>
        <w:t xml:space="preserve"> on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off</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Wifi</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5DFD8ADD" w14:textId="77777777" w:rsidR="00417E43" w:rsidRDefault="00417E43" w:rsidP="00417E43">
      <w:pPr>
        <w:rPr>
          <w:lang w:val="en-GB"/>
        </w:rPr>
      </w:pPr>
      <w:bookmarkStart w:id="270" w:name="ttsIsSpeaking"/>
      <w:bookmarkEnd w:id="270"/>
    </w:p>
    <w:p w14:paraId="62C53433" w14:textId="77777777" w:rsidR="00027170" w:rsidRPr="00417E43" w:rsidRDefault="00027170" w:rsidP="009144BE">
      <w:pPr>
        <w:pStyle w:val="berschrift7"/>
        <w:rPr>
          <w:sz w:val="27"/>
          <w:szCs w:val="27"/>
          <w:lang w:val="en-GB"/>
        </w:rPr>
      </w:pPr>
      <w:r w:rsidRPr="00417E43">
        <w:rPr>
          <w:lang w:val="en-GB"/>
        </w:rPr>
        <w:t>ttsIsSpeaking</w:t>
      </w:r>
    </w:p>
    <w:p w14:paraId="4270624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ttsIsSpeaking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speech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currently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progress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w:t>
      </w:r>
    </w:p>
    <w:p w14:paraId="6C77A1F2" w14:textId="77777777" w:rsidR="00417E43" w:rsidRDefault="00417E43" w:rsidP="00417E43">
      <w:pPr>
        <w:rPr>
          <w:lang w:val="en-GB"/>
        </w:rPr>
      </w:pPr>
      <w:bookmarkStart w:id="271" w:name="ttsSpeak"/>
      <w:bookmarkEnd w:id="271"/>
    </w:p>
    <w:p w14:paraId="448CC4CA" w14:textId="77777777" w:rsidR="00027170" w:rsidRPr="00417E43" w:rsidRDefault="00027170" w:rsidP="009144BE">
      <w:pPr>
        <w:pStyle w:val="berschrift7"/>
        <w:rPr>
          <w:sz w:val="27"/>
          <w:szCs w:val="27"/>
          <w:lang w:val="en-GB"/>
        </w:rPr>
      </w:pPr>
      <w:r w:rsidRPr="00417E43">
        <w:rPr>
          <w:lang w:val="en-GB"/>
        </w:rPr>
        <w:t>ttsSpeak</w:t>
      </w:r>
    </w:p>
    <w:p w14:paraId="6766473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ttsSpeak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Speaks</w:t>
      </w:r>
      <w:r w:rsidRPr="00027170">
        <w:rPr>
          <w:rStyle w:val="pln"/>
          <w:rFonts w:ascii="Lucida Console" w:hAnsi="Lucida Console"/>
          <w:color w:val="000000"/>
          <w:sz w:val="18"/>
          <w:szCs w:val="18"/>
          <w:lang w:val="en-GB"/>
        </w:rPr>
        <w:t xml:space="preserve"> the provided message via TTS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w:t>
      </w:r>
    </w:p>
    <w:p w14:paraId="59C79812" w14:textId="77777777" w:rsidR="00417E43" w:rsidRDefault="00417E43" w:rsidP="00417E43">
      <w:pPr>
        <w:rPr>
          <w:lang w:val="en-GB"/>
        </w:rPr>
      </w:pPr>
      <w:bookmarkStart w:id="272" w:name="vibrate"/>
      <w:bookmarkEnd w:id="272"/>
    </w:p>
    <w:p w14:paraId="5921CB1F" w14:textId="77777777" w:rsidR="00027170" w:rsidRPr="00417E43" w:rsidRDefault="00027170" w:rsidP="009144BE">
      <w:pPr>
        <w:pStyle w:val="berschrift7"/>
        <w:rPr>
          <w:sz w:val="27"/>
          <w:szCs w:val="27"/>
          <w:lang w:val="en-GB"/>
        </w:rPr>
      </w:pPr>
      <w:r w:rsidRPr="00417E43">
        <w:rPr>
          <w:lang w:val="en-GB"/>
        </w:rPr>
        <w:t>vibrate</w:t>
      </w:r>
    </w:p>
    <w:p w14:paraId="007A434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vibrate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duration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300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duration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milliseconds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Vibrates</w:t>
      </w:r>
      <w:r w:rsidRPr="00027170">
        <w:rPr>
          <w:rStyle w:val="pln"/>
          <w:rFonts w:ascii="Lucida Console" w:hAnsi="Lucida Console"/>
          <w:color w:val="000000"/>
          <w:sz w:val="18"/>
          <w:szCs w:val="18"/>
          <w:lang w:val="en-GB"/>
        </w:rPr>
        <w:t xml:space="preserve"> the phone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a specified duration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milliseconds</w:t>
      </w:r>
      <w:r w:rsidRPr="00027170">
        <w:rPr>
          <w:rStyle w:val="pun"/>
          <w:rFonts w:ascii="Lucida Console" w:hAnsi="Lucida Console"/>
          <w:color w:val="666600"/>
          <w:sz w:val="18"/>
          <w:szCs w:val="18"/>
          <w:lang w:val="en-GB"/>
        </w:rPr>
        <w:t>.</w:t>
      </w:r>
    </w:p>
    <w:p w14:paraId="6D739431" w14:textId="77777777" w:rsidR="00417E43" w:rsidRDefault="00417E43" w:rsidP="00417E43">
      <w:pPr>
        <w:rPr>
          <w:lang w:val="en-GB"/>
        </w:rPr>
      </w:pPr>
      <w:bookmarkStart w:id="273" w:name="view"/>
      <w:bookmarkEnd w:id="273"/>
    </w:p>
    <w:p w14:paraId="06090BC0" w14:textId="77777777" w:rsidR="00027170" w:rsidRPr="00417E43" w:rsidRDefault="00027170" w:rsidP="009144BE">
      <w:pPr>
        <w:pStyle w:val="berschrift7"/>
        <w:rPr>
          <w:sz w:val="27"/>
          <w:szCs w:val="27"/>
          <w:lang w:val="en-GB"/>
        </w:rPr>
      </w:pPr>
      <w:r w:rsidRPr="00417E43">
        <w:rPr>
          <w:lang w:val="en-GB"/>
        </w:rPr>
        <w:t>view</w:t>
      </w:r>
    </w:p>
    <w:p w14:paraId="24146BA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view</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MIME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subtype of the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JSONObject</w:t>
      </w:r>
      <w:r w:rsidRPr="00027170">
        <w:rPr>
          <w:rStyle w:val="pln"/>
          <w:rFonts w:ascii="Lucida Console" w:hAnsi="Lucida Console"/>
          <w:color w:val="000000"/>
          <w:sz w:val="18"/>
          <w:szCs w:val="18"/>
          <w:lang w:val="en-GB"/>
        </w:rPr>
        <w:t xml:space="preserve"> extras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extras to add to the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w:t>
      </w:r>
      <w:r w:rsidRPr="00027170">
        <w:rPr>
          <w:rStyle w:val="pln"/>
          <w:rFonts w:ascii="Lucida Console" w:hAnsi="Lucida Console"/>
          <w:color w:val="000000"/>
          <w:sz w:val="18"/>
          <w:szCs w:val="18"/>
          <w:lang w:val="en-GB"/>
        </w:rPr>
        <w:t xml:space="preserve"> activity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view action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URI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browser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contacts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etc</w:t>
      </w:r>
      <w:r w:rsidRPr="00027170">
        <w:rPr>
          <w:rStyle w:val="pun"/>
          <w:rFonts w:ascii="Lucida Console" w:hAnsi="Lucida Console"/>
          <w:color w:val="666600"/>
          <w:sz w:val="18"/>
          <w:szCs w:val="18"/>
          <w:lang w:val="en-GB"/>
        </w:rPr>
        <w:t>.).</w:t>
      </w:r>
    </w:p>
    <w:p w14:paraId="3E723078" w14:textId="77777777" w:rsidR="00417E43" w:rsidRDefault="00417E43" w:rsidP="00417E43">
      <w:pPr>
        <w:rPr>
          <w:lang w:val="en-GB"/>
        </w:rPr>
      </w:pPr>
      <w:bookmarkStart w:id="274" w:name="viewContacts"/>
      <w:bookmarkEnd w:id="274"/>
    </w:p>
    <w:p w14:paraId="3DBA46C8" w14:textId="77777777" w:rsidR="00027170" w:rsidRPr="00417E43" w:rsidRDefault="00027170" w:rsidP="009144BE">
      <w:pPr>
        <w:pStyle w:val="berschrift7"/>
        <w:rPr>
          <w:sz w:val="27"/>
          <w:szCs w:val="27"/>
          <w:lang w:val="en-GB"/>
        </w:rPr>
      </w:pPr>
      <w:r w:rsidRPr="00417E43">
        <w:rPr>
          <w:lang w:val="en-GB"/>
        </w:rPr>
        <w:t>viewContacts</w:t>
      </w:r>
    </w:p>
    <w:p w14:paraId="2E3A42A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viewContacts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Opens</w:t>
      </w:r>
      <w:r w:rsidRPr="00027170">
        <w:rPr>
          <w:rStyle w:val="pln"/>
          <w:rFonts w:ascii="Lucida Console" w:hAnsi="Lucida Console"/>
          <w:color w:val="000000"/>
          <w:sz w:val="18"/>
          <w:szCs w:val="18"/>
          <w:lang w:val="en-GB"/>
        </w:rPr>
        <w:t xml:space="preserve"> the list of contacts</w:t>
      </w:r>
      <w:r w:rsidRPr="00027170">
        <w:rPr>
          <w:rStyle w:val="pun"/>
          <w:rFonts w:ascii="Lucida Console" w:hAnsi="Lucida Console"/>
          <w:color w:val="666600"/>
          <w:sz w:val="18"/>
          <w:szCs w:val="18"/>
          <w:lang w:val="en-GB"/>
        </w:rPr>
        <w:t>.</w:t>
      </w:r>
    </w:p>
    <w:p w14:paraId="0C1C7610" w14:textId="77777777" w:rsidR="00417E43" w:rsidRDefault="00417E43" w:rsidP="00417E43">
      <w:pPr>
        <w:rPr>
          <w:lang w:val="en-GB"/>
        </w:rPr>
      </w:pPr>
      <w:bookmarkStart w:id="275" w:name="viewHtml"/>
      <w:bookmarkEnd w:id="275"/>
    </w:p>
    <w:p w14:paraId="3AE9F26B" w14:textId="77777777" w:rsidR="00027170" w:rsidRPr="00417E43" w:rsidRDefault="00027170" w:rsidP="009144BE">
      <w:pPr>
        <w:pStyle w:val="berschrift7"/>
        <w:rPr>
          <w:sz w:val="27"/>
          <w:szCs w:val="27"/>
          <w:lang w:val="en-GB"/>
        </w:rPr>
      </w:pPr>
      <w:r w:rsidRPr="00417E43">
        <w:rPr>
          <w:lang w:val="en-GB"/>
        </w:rPr>
        <w:t>viewHtml</w:t>
      </w:r>
    </w:p>
    <w:p w14:paraId="3C05CBF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viewHtml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path</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path to the HTML file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Opens</w:t>
      </w:r>
      <w:r w:rsidRPr="00027170">
        <w:rPr>
          <w:rStyle w:val="pln"/>
          <w:rFonts w:ascii="Lucida Console" w:hAnsi="Lucida Console"/>
          <w:color w:val="000000"/>
          <w:sz w:val="18"/>
          <w:szCs w:val="18"/>
          <w:lang w:val="en-GB"/>
        </w:rPr>
        <w:t xml:space="preserve"> the browser to display a </w:t>
      </w:r>
      <w:r w:rsidRPr="00027170">
        <w:rPr>
          <w:rStyle w:val="kwd"/>
          <w:rFonts w:ascii="Lucida Console" w:eastAsiaTheme="majorEastAsia" w:hAnsi="Lucida Console"/>
          <w:color w:val="000088"/>
          <w:sz w:val="18"/>
          <w:szCs w:val="18"/>
          <w:lang w:val="en-GB"/>
        </w:rPr>
        <w:t>local</w:t>
      </w:r>
      <w:r w:rsidRPr="00027170">
        <w:rPr>
          <w:rStyle w:val="pln"/>
          <w:rFonts w:ascii="Lucida Console" w:hAnsi="Lucida Console"/>
          <w:color w:val="000000"/>
          <w:sz w:val="18"/>
          <w:szCs w:val="18"/>
          <w:lang w:val="en-GB"/>
        </w:rPr>
        <w:t xml:space="preserve"> HTML file</w:t>
      </w:r>
      <w:r w:rsidRPr="00027170">
        <w:rPr>
          <w:rStyle w:val="pun"/>
          <w:rFonts w:ascii="Lucida Console" w:hAnsi="Lucida Console"/>
          <w:color w:val="666600"/>
          <w:sz w:val="18"/>
          <w:szCs w:val="18"/>
          <w:lang w:val="en-GB"/>
        </w:rPr>
        <w:t>.</w:t>
      </w:r>
    </w:p>
    <w:p w14:paraId="456E7515" w14:textId="77777777" w:rsidR="00417E43" w:rsidRDefault="00417E43" w:rsidP="00417E43">
      <w:pPr>
        <w:rPr>
          <w:lang w:val="en-GB"/>
        </w:rPr>
      </w:pPr>
      <w:bookmarkStart w:id="276" w:name="viewMap"/>
      <w:bookmarkEnd w:id="276"/>
    </w:p>
    <w:p w14:paraId="398E82DE" w14:textId="77777777" w:rsidR="00027170" w:rsidRPr="00417E43" w:rsidRDefault="00027170" w:rsidP="009144BE">
      <w:pPr>
        <w:pStyle w:val="berschrift7"/>
        <w:rPr>
          <w:sz w:val="27"/>
          <w:szCs w:val="27"/>
          <w:lang w:val="en-GB"/>
        </w:rPr>
      </w:pPr>
      <w:r w:rsidRPr="00417E43">
        <w:rPr>
          <w:lang w:val="en-GB"/>
        </w:rPr>
        <w:t>viewMap</w:t>
      </w:r>
    </w:p>
    <w:p w14:paraId="2B3F492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viewMap</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query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pizza</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123</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My</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Street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Opens</w:t>
      </w:r>
      <w:r w:rsidRPr="00027170">
        <w:rPr>
          <w:rStyle w:val="pln"/>
          <w:rFonts w:ascii="Lucida Console" w:hAnsi="Lucida Console"/>
          <w:color w:val="000000"/>
          <w:sz w:val="18"/>
          <w:szCs w:val="18"/>
          <w:lang w:val="en-GB"/>
        </w:rPr>
        <w:t xml:space="preserve"> a map search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query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pizza</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123</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My</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Street</w:t>
      </w:r>
      <w:r w:rsidRPr="00027170">
        <w:rPr>
          <w:rStyle w:val="pun"/>
          <w:rFonts w:ascii="Lucida Console" w:hAnsi="Lucida Console"/>
          <w:color w:val="666600"/>
          <w:sz w:val="18"/>
          <w:szCs w:val="18"/>
          <w:lang w:val="en-GB"/>
        </w:rPr>
        <w:t>).</w:t>
      </w:r>
    </w:p>
    <w:p w14:paraId="35E53F98" w14:textId="77777777" w:rsidR="00417E43" w:rsidRDefault="00417E43" w:rsidP="00417E43">
      <w:pPr>
        <w:rPr>
          <w:lang w:val="en-GB"/>
        </w:rPr>
      </w:pPr>
      <w:bookmarkStart w:id="277" w:name="waitForEvent"/>
      <w:bookmarkEnd w:id="277"/>
    </w:p>
    <w:p w14:paraId="36C5846F" w14:textId="77777777" w:rsidR="00027170" w:rsidRPr="00417E43" w:rsidRDefault="00027170" w:rsidP="009144BE">
      <w:pPr>
        <w:pStyle w:val="berschrift7"/>
        <w:rPr>
          <w:sz w:val="27"/>
          <w:szCs w:val="27"/>
          <w:lang w:val="en-GB"/>
        </w:rPr>
      </w:pPr>
      <w:r w:rsidRPr="00417E43">
        <w:rPr>
          <w:lang w:val="en-GB"/>
        </w:rPr>
        <w:t>waitForEvent</w:t>
      </w:r>
    </w:p>
    <w:p w14:paraId="5276647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waitForEvent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eventName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timeout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maximum time to wait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Blocks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an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supplied name occurs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returned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removed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buffer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properties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Deprecated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r4</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eventWaitFor instead</w:t>
      </w:r>
      <w:r w:rsidRPr="00027170">
        <w:rPr>
          <w:rStyle w:val="pun"/>
          <w:rFonts w:ascii="Lucida Console" w:hAnsi="Lucida Console"/>
          <w:color w:val="666600"/>
          <w:sz w:val="18"/>
          <w:szCs w:val="18"/>
          <w:lang w:val="en-GB"/>
        </w:rPr>
        <w:t>.</w:t>
      </w:r>
    </w:p>
    <w:p w14:paraId="22F9611B" w14:textId="77777777" w:rsidR="00417E43" w:rsidRDefault="00417E43" w:rsidP="00417E43">
      <w:pPr>
        <w:rPr>
          <w:lang w:val="en-GB"/>
        </w:rPr>
      </w:pPr>
      <w:bookmarkStart w:id="278" w:name="wakeLockAcquireBright"/>
      <w:bookmarkEnd w:id="278"/>
    </w:p>
    <w:p w14:paraId="540F18E8" w14:textId="77777777" w:rsidR="00027170" w:rsidRPr="00417E43" w:rsidRDefault="00027170" w:rsidP="009144BE">
      <w:pPr>
        <w:pStyle w:val="berschrift7"/>
        <w:rPr>
          <w:sz w:val="27"/>
          <w:szCs w:val="27"/>
          <w:lang w:val="en-GB"/>
        </w:rPr>
      </w:pPr>
      <w:r w:rsidRPr="00417E43">
        <w:rPr>
          <w:lang w:val="en-GB"/>
        </w:rPr>
        <w:t>wakeLockAcquireBright</w:t>
      </w:r>
    </w:p>
    <w:p w14:paraId="623B5CC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wakeLockAcquireBright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Acquires</w:t>
      </w:r>
      <w:r w:rsidRPr="00027170">
        <w:rPr>
          <w:rStyle w:val="pln"/>
          <w:rFonts w:ascii="Lucida Console" w:hAnsi="Lucida Console"/>
          <w:color w:val="000000"/>
          <w:sz w:val="18"/>
          <w:szCs w:val="18"/>
          <w:lang w:val="en-GB"/>
        </w:rPr>
        <w:t xml:space="preserve"> a bright wake </w:t>
      </w:r>
      <w:r w:rsidRPr="00027170">
        <w:rPr>
          <w:rStyle w:val="kwd"/>
          <w:rFonts w:ascii="Lucida Console" w:eastAsiaTheme="majorEastAsia" w:hAnsi="Lucida Console"/>
          <w:color w:val="000088"/>
          <w:sz w:val="18"/>
          <w:szCs w:val="18"/>
          <w:lang w:val="en-GB"/>
        </w:rPr>
        <w:t>lock</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CPU 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screen bright</w:t>
      </w:r>
      <w:r w:rsidRPr="00027170">
        <w:rPr>
          <w:rStyle w:val="pun"/>
          <w:rFonts w:ascii="Lucida Console" w:hAnsi="Lucida Console"/>
          <w:color w:val="666600"/>
          <w:sz w:val="18"/>
          <w:szCs w:val="18"/>
          <w:lang w:val="en-GB"/>
        </w:rPr>
        <w:t>).</w:t>
      </w:r>
    </w:p>
    <w:p w14:paraId="1A63896D" w14:textId="77777777" w:rsidR="00417E43" w:rsidRDefault="00417E43" w:rsidP="00417E43">
      <w:pPr>
        <w:rPr>
          <w:lang w:val="en-GB"/>
        </w:rPr>
      </w:pPr>
      <w:bookmarkStart w:id="279" w:name="wakeLockAcquireDim"/>
      <w:bookmarkEnd w:id="279"/>
    </w:p>
    <w:p w14:paraId="779BDE7B" w14:textId="77777777" w:rsidR="00027170" w:rsidRPr="00417E43" w:rsidRDefault="00027170" w:rsidP="009144BE">
      <w:pPr>
        <w:pStyle w:val="berschrift7"/>
        <w:rPr>
          <w:sz w:val="27"/>
          <w:szCs w:val="27"/>
          <w:lang w:val="en-GB"/>
        </w:rPr>
      </w:pPr>
      <w:r w:rsidRPr="00417E43">
        <w:rPr>
          <w:lang w:val="en-GB"/>
        </w:rPr>
        <w:t>wakeLockAcquireDim</w:t>
      </w:r>
    </w:p>
    <w:p w14:paraId="31B3044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wakeLockAcquireDim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Acquires</w:t>
      </w:r>
      <w:r w:rsidRPr="00027170">
        <w:rPr>
          <w:rStyle w:val="pln"/>
          <w:rFonts w:ascii="Lucida Console" w:hAnsi="Lucida Console"/>
          <w:color w:val="000000"/>
          <w:sz w:val="18"/>
          <w:szCs w:val="18"/>
          <w:lang w:val="en-GB"/>
        </w:rPr>
        <w:t xml:space="preserve"> a dim wake </w:t>
      </w:r>
      <w:r w:rsidRPr="00027170">
        <w:rPr>
          <w:rStyle w:val="kwd"/>
          <w:rFonts w:ascii="Lucida Console" w:eastAsiaTheme="majorEastAsia" w:hAnsi="Lucida Console"/>
          <w:color w:val="000088"/>
          <w:sz w:val="18"/>
          <w:szCs w:val="18"/>
          <w:lang w:val="en-GB"/>
        </w:rPr>
        <w:t>lock</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CPU 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screen dim</w:t>
      </w:r>
      <w:r w:rsidRPr="00027170">
        <w:rPr>
          <w:rStyle w:val="pun"/>
          <w:rFonts w:ascii="Lucida Console" w:hAnsi="Lucida Console"/>
          <w:color w:val="666600"/>
          <w:sz w:val="18"/>
          <w:szCs w:val="18"/>
          <w:lang w:val="en-GB"/>
        </w:rPr>
        <w:t>).</w:t>
      </w:r>
    </w:p>
    <w:p w14:paraId="3BB6F6EC" w14:textId="77777777" w:rsidR="00417E43" w:rsidRDefault="00417E43" w:rsidP="00417E43">
      <w:pPr>
        <w:rPr>
          <w:lang w:val="en-GB"/>
        </w:rPr>
      </w:pPr>
      <w:bookmarkStart w:id="280" w:name="wakeLockAcquireFull"/>
      <w:bookmarkEnd w:id="280"/>
    </w:p>
    <w:p w14:paraId="752B963F" w14:textId="77777777" w:rsidR="00027170" w:rsidRPr="00417E43" w:rsidRDefault="00027170" w:rsidP="009144BE">
      <w:pPr>
        <w:pStyle w:val="berschrift7"/>
        <w:rPr>
          <w:sz w:val="27"/>
          <w:szCs w:val="27"/>
          <w:lang w:val="en-GB"/>
        </w:rPr>
      </w:pPr>
      <w:r w:rsidRPr="00417E43">
        <w:rPr>
          <w:lang w:val="en-GB"/>
        </w:rPr>
        <w:t>wakeLockAcquireFull</w:t>
      </w:r>
    </w:p>
    <w:p w14:paraId="242FD8E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wakeLockAcquireFull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Acquires</w:t>
      </w:r>
      <w:r w:rsidRPr="00027170">
        <w:rPr>
          <w:rStyle w:val="pln"/>
          <w:rFonts w:ascii="Lucida Console" w:hAnsi="Lucida Console"/>
          <w:color w:val="000000"/>
          <w:sz w:val="18"/>
          <w:szCs w:val="18"/>
          <w:lang w:val="en-GB"/>
        </w:rPr>
        <w:t xml:space="preserve"> a full wake </w:t>
      </w:r>
      <w:r w:rsidRPr="00027170">
        <w:rPr>
          <w:rStyle w:val="kwd"/>
          <w:rFonts w:ascii="Lucida Console" w:eastAsiaTheme="majorEastAsia" w:hAnsi="Lucida Console"/>
          <w:color w:val="000088"/>
          <w:sz w:val="18"/>
          <w:szCs w:val="18"/>
          <w:lang w:val="en-GB"/>
        </w:rPr>
        <w:t>lock</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CPU 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screen bright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keyboard bright</w:t>
      </w:r>
      <w:r w:rsidRPr="00027170">
        <w:rPr>
          <w:rStyle w:val="pun"/>
          <w:rFonts w:ascii="Lucida Console" w:hAnsi="Lucida Console"/>
          <w:color w:val="666600"/>
          <w:sz w:val="18"/>
          <w:szCs w:val="18"/>
          <w:lang w:val="en-GB"/>
        </w:rPr>
        <w:t>).</w:t>
      </w:r>
    </w:p>
    <w:p w14:paraId="5AA13D62" w14:textId="77777777" w:rsidR="00417E43" w:rsidRDefault="00417E43" w:rsidP="00417E43">
      <w:pPr>
        <w:rPr>
          <w:lang w:val="en-GB"/>
        </w:rPr>
      </w:pPr>
      <w:bookmarkStart w:id="281" w:name="wakeLockAcquirePartial"/>
      <w:bookmarkEnd w:id="281"/>
    </w:p>
    <w:p w14:paraId="76BCB12A" w14:textId="77777777" w:rsidR="00027170" w:rsidRPr="00417E43" w:rsidRDefault="00027170" w:rsidP="009144BE">
      <w:pPr>
        <w:pStyle w:val="berschrift7"/>
        <w:rPr>
          <w:sz w:val="27"/>
          <w:szCs w:val="27"/>
          <w:lang w:val="en-GB"/>
        </w:rPr>
      </w:pPr>
      <w:r w:rsidRPr="00417E43">
        <w:rPr>
          <w:lang w:val="en-GB"/>
        </w:rPr>
        <w:t>wakeLockAcquirePartial</w:t>
      </w:r>
    </w:p>
    <w:p w14:paraId="3FE58CE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wakeLockAcquirePartial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Acquires</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partial</w:t>
      </w:r>
      <w:r w:rsidRPr="00027170">
        <w:rPr>
          <w:rStyle w:val="pln"/>
          <w:rFonts w:ascii="Lucida Console" w:hAnsi="Lucida Console"/>
          <w:color w:val="000000"/>
          <w:sz w:val="18"/>
          <w:szCs w:val="18"/>
          <w:lang w:val="en-GB"/>
        </w:rPr>
        <w:t xml:space="preserve"> wake </w:t>
      </w:r>
      <w:r w:rsidRPr="00027170">
        <w:rPr>
          <w:rStyle w:val="kwd"/>
          <w:rFonts w:ascii="Lucida Console" w:eastAsiaTheme="majorEastAsia" w:hAnsi="Lucida Console"/>
          <w:color w:val="000088"/>
          <w:sz w:val="18"/>
          <w:szCs w:val="18"/>
          <w:lang w:val="en-GB"/>
        </w:rPr>
        <w:t>lock</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CPU on</w:t>
      </w:r>
      <w:r w:rsidRPr="00027170">
        <w:rPr>
          <w:rStyle w:val="pun"/>
          <w:rFonts w:ascii="Lucida Console" w:hAnsi="Lucida Console"/>
          <w:color w:val="666600"/>
          <w:sz w:val="18"/>
          <w:szCs w:val="18"/>
          <w:lang w:val="en-GB"/>
        </w:rPr>
        <w:t>).</w:t>
      </w:r>
    </w:p>
    <w:p w14:paraId="645C0C87" w14:textId="77777777" w:rsidR="00417E43" w:rsidRDefault="00417E43" w:rsidP="00417E43">
      <w:pPr>
        <w:rPr>
          <w:lang w:val="en-GB"/>
        </w:rPr>
      </w:pPr>
      <w:bookmarkStart w:id="282" w:name="wakeLockRelease"/>
      <w:bookmarkEnd w:id="282"/>
    </w:p>
    <w:p w14:paraId="3A598C3B" w14:textId="77777777" w:rsidR="00027170" w:rsidRPr="00417E43" w:rsidRDefault="00027170" w:rsidP="009144BE">
      <w:pPr>
        <w:pStyle w:val="berschrift7"/>
        <w:rPr>
          <w:sz w:val="27"/>
          <w:szCs w:val="27"/>
          <w:lang w:val="en-GB"/>
        </w:rPr>
      </w:pPr>
      <w:r w:rsidRPr="00417E43">
        <w:rPr>
          <w:lang w:val="en-GB"/>
        </w:rPr>
        <w:t>wakeLockRelease</w:t>
      </w:r>
    </w:p>
    <w:p w14:paraId="1865909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wakeLockRelease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Releases</w:t>
      </w:r>
      <w:r w:rsidRPr="00027170">
        <w:rPr>
          <w:rStyle w:val="pln"/>
          <w:rFonts w:ascii="Lucida Console" w:hAnsi="Lucida Console"/>
          <w:color w:val="000000"/>
          <w:sz w:val="18"/>
          <w:szCs w:val="18"/>
          <w:lang w:val="en-GB"/>
        </w:rPr>
        <w:t xml:space="preserve"> the wake </w:t>
      </w:r>
      <w:r w:rsidRPr="00027170">
        <w:rPr>
          <w:rStyle w:val="kwd"/>
          <w:rFonts w:ascii="Lucida Console" w:eastAsiaTheme="majorEastAsia" w:hAnsi="Lucida Console"/>
          <w:color w:val="000088"/>
          <w:sz w:val="18"/>
          <w:szCs w:val="18"/>
          <w:lang w:val="en-GB"/>
        </w:rPr>
        <w:t>lock</w:t>
      </w:r>
      <w:r w:rsidRPr="00027170">
        <w:rPr>
          <w:rStyle w:val="pun"/>
          <w:rFonts w:ascii="Lucida Console" w:hAnsi="Lucida Console"/>
          <w:color w:val="666600"/>
          <w:sz w:val="18"/>
          <w:szCs w:val="18"/>
          <w:lang w:val="en-GB"/>
        </w:rPr>
        <w:t>.</w:t>
      </w:r>
    </w:p>
    <w:p w14:paraId="0B68026A" w14:textId="77777777" w:rsidR="00417E43" w:rsidRDefault="00417E43" w:rsidP="00417E43">
      <w:pPr>
        <w:rPr>
          <w:lang w:val="en-GB"/>
        </w:rPr>
      </w:pPr>
      <w:bookmarkStart w:id="283" w:name="webViewShow"/>
      <w:bookmarkEnd w:id="283"/>
    </w:p>
    <w:p w14:paraId="30315A06" w14:textId="77777777" w:rsidR="00027170" w:rsidRPr="00417E43" w:rsidRDefault="00027170" w:rsidP="009144BE">
      <w:pPr>
        <w:pStyle w:val="berschrift7"/>
        <w:rPr>
          <w:sz w:val="27"/>
          <w:szCs w:val="27"/>
          <w:lang w:val="en-GB"/>
        </w:rPr>
      </w:pPr>
      <w:r w:rsidRPr="00417E43">
        <w:rPr>
          <w:lang w:val="en-GB"/>
        </w:rPr>
        <w:t>webViewShow</w:t>
      </w:r>
    </w:p>
    <w:p w14:paraId="705776E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webViewShow</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wait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block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the user exits the </w:t>
      </w:r>
      <w:r w:rsidRPr="00027170">
        <w:rPr>
          <w:rStyle w:val="typ"/>
          <w:rFonts w:ascii="Lucida Console" w:hAnsi="Lucida Console"/>
          <w:color w:val="660066"/>
          <w:sz w:val="18"/>
          <w:szCs w:val="18"/>
          <w:lang w:val="en-GB"/>
        </w:rPr>
        <w:t>WebView</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Display</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WebView</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URL</w:t>
      </w:r>
      <w:r w:rsidRPr="00027170">
        <w:rPr>
          <w:rStyle w:val="pun"/>
          <w:rFonts w:ascii="Lucida Console" w:hAnsi="Lucida Console"/>
          <w:color w:val="666600"/>
          <w:sz w:val="18"/>
          <w:szCs w:val="18"/>
          <w:lang w:val="en-GB"/>
        </w:rPr>
        <w:t>.</w:t>
      </w:r>
    </w:p>
    <w:p w14:paraId="6678D314" w14:textId="77777777" w:rsidR="00417E43" w:rsidRDefault="00417E43" w:rsidP="00417E43">
      <w:pPr>
        <w:rPr>
          <w:lang w:val="en-GB"/>
        </w:rPr>
      </w:pPr>
      <w:bookmarkStart w:id="284" w:name="webcamAdjustQuality"/>
      <w:bookmarkEnd w:id="284"/>
    </w:p>
    <w:p w14:paraId="4446A6C5" w14:textId="77777777" w:rsidR="00027170" w:rsidRPr="00417E43" w:rsidRDefault="00027170" w:rsidP="009144BE">
      <w:pPr>
        <w:pStyle w:val="berschrift7"/>
        <w:rPr>
          <w:sz w:val="27"/>
          <w:szCs w:val="27"/>
          <w:lang w:val="en-GB"/>
        </w:rPr>
      </w:pPr>
      <w:r w:rsidRPr="00417E43">
        <w:rPr>
          <w:lang w:val="en-GB"/>
        </w:rPr>
        <w:t>webcamAdjustQuality</w:t>
      </w:r>
    </w:p>
    <w:p w14:paraId="65789ABF" w14:textId="77777777" w:rsidR="00027170" w:rsidRPr="00E35914"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webcamAdjustQuality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resolutionLevel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increasing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number provides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higher resolution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jpegQuality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number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Adjusts</w:t>
      </w:r>
      <w:r w:rsidRPr="00027170">
        <w:rPr>
          <w:rStyle w:val="pln"/>
          <w:rFonts w:ascii="Lucida Console" w:hAnsi="Lucida Console"/>
          <w:color w:val="000000"/>
          <w:sz w:val="18"/>
          <w:szCs w:val="18"/>
          <w:lang w:val="en-GB"/>
        </w:rPr>
        <w:t xml:space="preserve"> the quality of the webcam stream </w:t>
      </w:r>
      <w:r w:rsidRPr="00027170">
        <w:rPr>
          <w:rStyle w:val="kwd"/>
          <w:rFonts w:ascii="Lucida Console" w:eastAsiaTheme="majorEastAsia" w:hAnsi="Lucida Console"/>
          <w:color w:val="000088"/>
          <w:sz w:val="18"/>
          <w:szCs w:val="18"/>
          <w:lang w:val="en-GB"/>
        </w:rPr>
        <w:t>while</w:t>
      </w:r>
      <w:r w:rsidRPr="00027170">
        <w:rPr>
          <w:rStyle w:val="pln"/>
          <w:rFonts w:ascii="Lucida Console" w:hAnsi="Lucida Console"/>
          <w:color w:val="000000"/>
          <w:sz w:val="18"/>
          <w:szCs w:val="18"/>
          <w:lang w:val="en-GB"/>
        </w:rPr>
        <w:t xml:space="preserve"> it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running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E35914">
        <w:rPr>
          <w:rStyle w:val="typ"/>
          <w:rFonts w:ascii="Lucida Console" w:hAnsi="Lucida Console"/>
          <w:color w:val="660066"/>
          <w:sz w:val="18"/>
          <w:szCs w:val="18"/>
          <w:lang w:val="en-GB"/>
        </w:rPr>
        <w:t>Requires</w:t>
      </w:r>
      <w:r w:rsidRPr="00E35914">
        <w:rPr>
          <w:rStyle w:val="pln"/>
          <w:rFonts w:ascii="Lucida Console" w:hAnsi="Lucida Console"/>
          <w:color w:val="000000"/>
          <w:sz w:val="18"/>
          <w:szCs w:val="18"/>
          <w:lang w:val="en-GB"/>
        </w:rPr>
        <w:t xml:space="preserve"> API </w:t>
      </w:r>
      <w:r w:rsidRPr="00E35914">
        <w:rPr>
          <w:rStyle w:val="typ"/>
          <w:rFonts w:ascii="Lucida Console" w:hAnsi="Lucida Console"/>
          <w:color w:val="660066"/>
          <w:sz w:val="18"/>
          <w:szCs w:val="18"/>
          <w:lang w:val="en-GB"/>
        </w:rPr>
        <w:t>Level</w:t>
      </w:r>
      <w:r w:rsidRPr="00E35914">
        <w:rPr>
          <w:rStyle w:val="pln"/>
          <w:rFonts w:ascii="Lucida Console" w:hAnsi="Lucida Console"/>
          <w:color w:val="000000"/>
          <w:sz w:val="18"/>
          <w:szCs w:val="18"/>
          <w:lang w:val="en-GB"/>
        </w:rPr>
        <w:t xml:space="preserve"> </w:t>
      </w:r>
      <w:r w:rsidRPr="00E35914">
        <w:rPr>
          <w:rStyle w:val="lit"/>
          <w:rFonts w:ascii="Lucida Console" w:hAnsi="Lucida Console"/>
          <w:color w:val="006666"/>
          <w:sz w:val="18"/>
          <w:szCs w:val="18"/>
          <w:lang w:val="en-GB"/>
        </w:rPr>
        <w:t>8.</w:t>
      </w:r>
    </w:p>
    <w:p w14:paraId="5ED580A7" w14:textId="77777777" w:rsidR="00417E43" w:rsidRPr="00E35914" w:rsidRDefault="00417E43" w:rsidP="00417E43">
      <w:pPr>
        <w:rPr>
          <w:lang w:val="en-GB"/>
        </w:rPr>
      </w:pPr>
      <w:bookmarkStart w:id="285" w:name="webcamStart"/>
      <w:bookmarkEnd w:id="285"/>
    </w:p>
    <w:p w14:paraId="3FB57CC1" w14:textId="77777777" w:rsidR="00027170" w:rsidRPr="00E35914" w:rsidRDefault="00027170" w:rsidP="009144BE">
      <w:pPr>
        <w:pStyle w:val="berschrift7"/>
        <w:rPr>
          <w:sz w:val="27"/>
          <w:szCs w:val="27"/>
          <w:lang w:val="en-GB"/>
        </w:rPr>
      </w:pPr>
      <w:r w:rsidRPr="00E35914">
        <w:rPr>
          <w:lang w:val="en-GB"/>
        </w:rPr>
        <w:t>webcamStart</w:t>
      </w:r>
    </w:p>
    <w:p w14:paraId="307FDC25" w14:textId="77777777" w:rsidR="00027170" w:rsidRPr="00E35914"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webcamStart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resolutionLevel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increasing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number provides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higher resolution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jpegQuality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number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port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port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specified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webcam service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will bind to port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otherwise it will pick any available port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an MJPEG stream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returns a </w:t>
      </w:r>
      <w:r w:rsidRPr="00027170">
        <w:rPr>
          <w:rStyle w:val="typ"/>
          <w:rFonts w:ascii="Lucida Console" w:hAnsi="Lucida Console"/>
          <w:color w:val="660066"/>
          <w:sz w:val="18"/>
          <w:szCs w:val="18"/>
          <w:lang w:val="en-GB"/>
        </w:rPr>
        <w:t>Tuple</w:t>
      </w:r>
      <w:r w:rsidRPr="00027170">
        <w:rPr>
          <w:rStyle w:val="pln"/>
          <w:rFonts w:ascii="Lucida Console" w:hAnsi="Lucida Console"/>
          <w:color w:val="000000"/>
          <w:sz w:val="18"/>
          <w:szCs w:val="18"/>
          <w:lang w:val="en-GB"/>
        </w:rPr>
        <w:t xml:space="preserve"> of address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port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stream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E35914">
        <w:rPr>
          <w:rStyle w:val="typ"/>
          <w:rFonts w:ascii="Lucida Console" w:hAnsi="Lucida Console"/>
          <w:color w:val="660066"/>
          <w:sz w:val="18"/>
          <w:szCs w:val="18"/>
          <w:lang w:val="en-GB"/>
        </w:rPr>
        <w:t>Requires</w:t>
      </w:r>
      <w:r w:rsidRPr="00E35914">
        <w:rPr>
          <w:rStyle w:val="pln"/>
          <w:rFonts w:ascii="Lucida Console" w:hAnsi="Lucida Console"/>
          <w:color w:val="000000"/>
          <w:sz w:val="18"/>
          <w:szCs w:val="18"/>
          <w:lang w:val="en-GB"/>
        </w:rPr>
        <w:t xml:space="preserve"> API </w:t>
      </w:r>
      <w:r w:rsidRPr="00E35914">
        <w:rPr>
          <w:rStyle w:val="typ"/>
          <w:rFonts w:ascii="Lucida Console" w:hAnsi="Lucida Console"/>
          <w:color w:val="660066"/>
          <w:sz w:val="18"/>
          <w:szCs w:val="18"/>
          <w:lang w:val="en-GB"/>
        </w:rPr>
        <w:t>Level</w:t>
      </w:r>
      <w:r w:rsidRPr="00E35914">
        <w:rPr>
          <w:rStyle w:val="pln"/>
          <w:rFonts w:ascii="Lucida Console" w:hAnsi="Lucida Console"/>
          <w:color w:val="000000"/>
          <w:sz w:val="18"/>
          <w:szCs w:val="18"/>
          <w:lang w:val="en-GB"/>
        </w:rPr>
        <w:t xml:space="preserve"> </w:t>
      </w:r>
      <w:r w:rsidRPr="00E35914">
        <w:rPr>
          <w:rStyle w:val="lit"/>
          <w:rFonts w:ascii="Lucida Console" w:hAnsi="Lucida Console"/>
          <w:color w:val="006666"/>
          <w:sz w:val="18"/>
          <w:szCs w:val="18"/>
          <w:lang w:val="en-GB"/>
        </w:rPr>
        <w:t>8.</w:t>
      </w:r>
    </w:p>
    <w:p w14:paraId="342D3DBA" w14:textId="77777777" w:rsidR="00417E43" w:rsidRPr="00E35914" w:rsidRDefault="00417E43" w:rsidP="00417E43">
      <w:pPr>
        <w:rPr>
          <w:lang w:val="en-GB"/>
        </w:rPr>
      </w:pPr>
      <w:bookmarkStart w:id="286" w:name="webcamStop"/>
      <w:bookmarkEnd w:id="286"/>
    </w:p>
    <w:p w14:paraId="46A5CA95" w14:textId="77777777" w:rsidR="00027170" w:rsidRPr="00E35914" w:rsidRDefault="00027170" w:rsidP="009144BE">
      <w:pPr>
        <w:pStyle w:val="berschrift7"/>
        <w:rPr>
          <w:sz w:val="27"/>
          <w:szCs w:val="27"/>
          <w:lang w:val="en-GB"/>
        </w:rPr>
      </w:pPr>
      <w:r w:rsidRPr="00E35914">
        <w:rPr>
          <w:lang w:val="en-GB"/>
        </w:rPr>
        <w:t>webcamStop</w:t>
      </w:r>
    </w:p>
    <w:p w14:paraId="615990F1" w14:textId="77777777" w:rsidR="00027170" w:rsidRPr="00E35914"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webcamStop</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the webcam stream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E35914">
        <w:rPr>
          <w:rStyle w:val="typ"/>
          <w:rFonts w:ascii="Lucida Console" w:hAnsi="Lucida Console"/>
          <w:color w:val="660066"/>
          <w:sz w:val="18"/>
          <w:szCs w:val="18"/>
          <w:lang w:val="en-GB"/>
        </w:rPr>
        <w:t>Requires</w:t>
      </w:r>
      <w:r w:rsidRPr="00E35914">
        <w:rPr>
          <w:rStyle w:val="pln"/>
          <w:rFonts w:ascii="Lucida Console" w:hAnsi="Lucida Console"/>
          <w:color w:val="000000"/>
          <w:sz w:val="18"/>
          <w:szCs w:val="18"/>
          <w:lang w:val="en-GB"/>
        </w:rPr>
        <w:t xml:space="preserve"> API </w:t>
      </w:r>
      <w:r w:rsidRPr="00E35914">
        <w:rPr>
          <w:rStyle w:val="typ"/>
          <w:rFonts w:ascii="Lucida Console" w:hAnsi="Lucida Console"/>
          <w:color w:val="660066"/>
          <w:sz w:val="18"/>
          <w:szCs w:val="18"/>
          <w:lang w:val="en-GB"/>
        </w:rPr>
        <w:t>Level</w:t>
      </w:r>
      <w:r w:rsidRPr="00E35914">
        <w:rPr>
          <w:rStyle w:val="pln"/>
          <w:rFonts w:ascii="Lucida Console" w:hAnsi="Lucida Console"/>
          <w:color w:val="000000"/>
          <w:sz w:val="18"/>
          <w:szCs w:val="18"/>
          <w:lang w:val="en-GB"/>
        </w:rPr>
        <w:t xml:space="preserve"> </w:t>
      </w:r>
      <w:r w:rsidRPr="00E35914">
        <w:rPr>
          <w:rStyle w:val="lit"/>
          <w:rFonts w:ascii="Lucida Console" w:hAnsi="Lucida Console"/>
          <w:color w:val="006666"/>
          <w:sz w:val="18"/>
          <w:szCs w:val="18"/>
          <w:lang w:val="en-GB"/>
        </w:rPr>
        <w:t>8.</w:t>
      </w:r>
    </w:p>
    <w:p w14:paraId="441A4D16" w14:textId="77777777" w:rsidR="00417E43" w:rsidRPr="00E35914" w:rsidRDefault="00417E43" w:rsidP="00417E43">
      <w:pPr>
        <w:rPr>
          <w:lang w:val="en-GB"/>
        </w:rPr>
      </w:pPr>
      <w:bookmarkStart w:id="287" w:name="wifiDisconnect"/>
      <w:bookmarkEnd w:id="287"/>
    </w:p>
    <w:p w14:paraId="400C0F2C" w14:textId="77777777" w:rsidR="00027170" w:rsidRPr="00E35914" w:rsidRDefault="00027170" w:rsidP="009144BE">
      <w:pPr>
        <w:pStyle w:val="berschrift7"/>
        <w:rPr>
          <w:sz w:val="27"/>
          <w:szCs w:val="27"/>
          <w:lang w:val="en-GB"/>
        </w:rPr>
      </w:pPr>
      <w:r w:rsidRPr="00E35914">
        <w:rPr>
          <w:lang w:val="en-GB"/>
        </w:rPr>
        <w:t>wifiDisconnect</w:t>
      </w:r>
    </w:p>
    <w:p w14:paraId="29AEDE1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wifiDisconnect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Disconnects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currently active access point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operation succeeded</w:t>
      </w:r>
      <w:r w:rsidRPr="00027170">
        <w:rPr>
          <w:rStyle w:val="pun"/>
          <w:rFonts w:ascii="Lucida Console" w:hAnsi="Lucida Console"/>
          <w:color w:val="666600"/>
          <w:sz w:val="18"/>
          <w:szCs w:val="18"/>
          <w:lang w:val="en-GB"/>
        </w:rPr>
        <w:t>.</w:t>
      </w:r>
    </w:p>
    <w:p w14:paraId="348A8FF7" w14:textId="77777777" w:rsidR="00417E43" w:rsidRDefault="00417E43" w:rsidP="00417E43">
      <w:pPr>
        <w:rPr>
          <w:lang w:val="en-GB"/>
        </w:rPr>
      </w:pPr>
      <w:bookmarkStart w:id="288" w:name="wifiGetConnectionInfo"/>
      <w:bookmarkEnd w:id="288"/>
    </w:p>
    <w:p w14:paraId="42C1C362" w14:textId="77777777" w:rsidR="00027170" w:rsidRPr="00417E43" w:rsidRDefault="00027170" w:rsidP="009144BE">
      <w:pPr>
        <w:pStyle w:val="berschrift7"/>
        <w:rPr>
          <w:sz w:val="27"/>
          <w:szCs w:val="27"/>
          <w:lang w:val="en-GB"/>
        </w:rPr>
      </w:pPr>
      <w:r w:rsidRPr="00417E43">
        <w:rPr>
          <w:lang w:val="en-GB"/>
        </w:rPr>
        <w:t>wifiGetConnectionInfo</w:t>
      </w:r>
    </w:p>
    <w:p w14:paraId="1E71597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wifiGetConnectionInfo</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information about the currently active access point</w:t>
      </w:r>
      <w:r w:rsidRPr="00027170">
        <w:rPr>
          <w:rStyle w:val="pun"/>
          <w:rFonts w:ascii="Lucida Console" w:hAnsi="Lucida Console"/>
          <w:color w:val="666600"/>
          <w:sz w:val="18"/>
          <w:szCs w:val="18"/>
          <w:lang w:val="en-GB"/>
        </w:rPr>
        <w:t>.</w:t>
      </w:r>
    </w:p>
    <w:p w14:paraId="7D824CBF" w14:textId="77777777" w:rsidR="00417E43" w:rsidRDefault="00417E43" w:rsidP="00417E43">
      <w:pPr>
        <w:rPr>
          <w:lang w:val="en-GB"/>
        </w:rPr>
      </w:pPr>
      <w:bookmarkStart w:id="289" w:name="wifiGetScanResults"/>
      <w:bookmarkEnd w:id="289"/>
    </w:p>
    <w:p w14:paraId="0AC73AC5" w14:textId="77777777" w:rsidR="00027170" w:rsidRPr="00417E43" w:rsidRDefault="00027170" w:rsidP="009144BE">
      <w:pPr>
        <w:pStyle w:val="berschrift7"/>
        <w:rPr>
          <w:sz w:val="27"/>
          <w:szCs w:val="27"/>
          <w:lang w:val="en-GB"/>
        </w:rPr>
      </w:pPr>
      <w:r w:rsidRPr="00417E43">
        <w:rPr>
          <w:lang w:val="en-GB"/>
        </w:rPr>
        <w:t>wifiGetScanResults</w:t>
      </w:r>
    </w:p>
    <w:p w14:paraId="182642F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wifiGetScanResults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list of access points found during the most recent </w:t>
      </w:r>
      <w:r w:rsidRPr="00027170">
        <w:rPr>
          <w:rStyle w:val="typ"/>
          <w:rFonts w:ascii="Lucida Console" w:hAnsi="Lucida Console"/>
          <w:color w:val="660066"/>
          <w:sz w:val="18"/>
          <w:szCs w:val="18"/>
          <w:lang w:val="en-GB"/>
        </w:rPr>
        <w:t>Wifi</w:t>
      </w:r>
      <w:r w:rsidRPr="00027170">
        <w:rPr>
          <w:rStyle w:val="pln"/>
          <w:rFonts w:ascii="Lucida Console" w:hAnsi="Lucida Console"/>
          <w:color w:val="000000"/>
          <w:sz w:val="18"/>
          <w:szCs w:val="18"/>
          <w:lang w:val="en-GB"/>
        </w:rPr>
        <w:t xml:space="preserve"> scan</w:t>
      </w:r>
      <w:r w:rsidRPr="00027170">
        <w:rPr>
          <w:rStyle w:val="pun"/>
          <w:rFonts w:ascii="Lucida Console" w:hAnsi="Lucida Console"/>
          <w:color w:val="666600"/>
          <w:sz w:val="18"/>
          <w:szCs w:val="18"/>
          <w:lang w:val="en-GB"/>
        </w:rPr>
        <w:t>.</w:t>
      </w:r>
    </w:p>
    <w:p w14:paraId="0EE344A3" w14:textId="77777777" w:rsidR="00417E43" w:rsidRDefault="00417E43" w:rsidP="00417E43">
      <w:pPr>
        <w:rPr>
          <w:lang w:val="en-GB"/>
        </w:rPr>
      </w:pPr>
      <w:bookmarkStart w:id="290" w:name="wifiLockAcquireFull"/>
      <w:bookmarkEnd w:id="290"/>
    </w:p>
    <w:p w14:paraId="3FCCEB52" w14:textId="77777777" w:rsidR="00027170" w:rsidRPr="00417E43" w:rsidRDefault="00027170" w:rsidP="009144BE">
      <w:pPr>
        <w:pStyle w:val="berschrift7"/>
        <w:rPr>
          <w:sz w:val="27"/>
          <w:szCs w:val="27"/>
          <w:lang w:val="en-GB"/>
        </w:rPr>
      </w:pPr>
      <w:r w:rsidRPr="00417E43">
        <w:rPr>
          <w:lang w:val="en-GB"/>
        </w:rPr>
        <w:t>wifiLockAcquireFull</w:t>
      </w:r>
    </w:p>
    <w:p w14:paraId="336C74E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wifiLockAcquireFull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Acquires</w:t>
      </w:r>
      <w:r w:rsidRPr="00027170">
        <w:rPr>
          <w:rStyle w:val="pln"/>
          <w:rFonts w:ascii="Lucida Console" w:hAnsi="Lucida Console"/>
          <w:color w:val="000000"/>
          <w:sz w:val="18"/>
          <w:szCs w:val="18"/>
          <w:lang w:val="en-GB"/>
        </w:rPr>
        <w:t xml:space="preserve"> a full </w:t>
      </w:r>
      <w:r w:rsidRPr="00027170">
        <w:rPr>
          <w:rStyle w:val="typ"/>
          <w:rFonts w:ascii="Lucida Console" w:hAnsi="Lucida Console"/>
          <w:color w:val="660066"/>
          <w:sz w:val="18"/>
          <w:szCs w:val="18"/>
          <w:lang w:val="en-GB"/>
        </w:rPr>
        <w:t>Wifi</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lock</w:t>
      </w:r>
      <w:r w:rsidRPr="00027170">
        <w:rPr>
          <w:rStyle w:val="pun"/>
          <w:rFonts w:ascii="Lucida Console" w:hAnsi="Lucida Console"/>
          <w:color w:val="666600"/>
          <w:sz w:val="18"/>
          <w:szCs w:val="18"/>
          <w:lang w:val="en-GB"/>
        </w:rPr>
        <w:t>.</w:t>
      </w:r>
    </w:p>
    <w:p w14:paraId="62CE23D3" w14:textId="77777777" w:rsidR="00417E43" w:rsidRDefault="00417E43" w:rsidP="00417E43">
      <w:pPr>
        <w:rPr>
          <w:lang w:val="en-GB"/>
        </w:rPr>
      </w:pPr>
      <w:bookmarkStart w:id="291" w:name="wifiLockAcquireScanOnly"/>
      <w:bookmarkEnd w:id="291"/>
    </w:p>
    <w:p w14:paraId="1941484C" w14:textId="77777777" w:rsidR="00027170" w:rsidRPr="00417E43" w:rsidRDefault="00027170" w:rsidP="009144BE">
      <w:pPr>
        <w:pStyle w:val="berschrift7"/>
        <w:rPr>
          <w:sz w:val="27"/>
          <w:szCs w:val="27"/>
          <w:lang w:val="en-GB"/>
        </w:rPr>
      </w:pPr>
      <w:r w:rsidRPr="00417E43">
        <w:rPr>
          <w:lang w:val="en-GB"/>
        </w:rPr>
        <w:t>wifiLockAcquireScanOnly</w:t>
      </w:r>
    </w:p>
    <w:p w14:paraId="787F3BA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wifiLockAcquireScanOnly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Acquires</w:t>
      </w:r>
      <w:r w:rsidRPr="00027170">
        <w:rPr>
          <w:rStyle w:val="pln"/>
          <w:rFonts w:ascii="Lucida Console" w:hAnsi="Lucida Console"/>
          <w:color w:val="000000"/>
          <w:sz w:val="18"/>
          <w:szCs w:val="18"/>
          <w:lang w:val="en-GB"/>
        </w:rPr>
        <w:t xml:space="preserve"> a scan only </w:t>
      </w:r>
      <w:r w:rsidRPr="00027170">
        <w:rPr>
          <w:rStyle w:val="typ"/>
          <w:rFonts w:ascii="Lucida Console" w:hAnsi="Lucida Console"/>
          <w:color w:val="660066"/>
          <w:sz w:val="18"/>
          <w:szCs w:val="18"/>
          <w:lang w:val="en-GB"/>
        </w:rPr>
        <w:t>Wifi</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lock</w:t>
      </w:r>
      <w:r w:rsidRPr="00027170">
        <w:rPr>
          <w:rStyle w:val="pun"/>
          <w:rFonts w:ascii="Lucida Console" w:hAnsi="Lucida Console"/>
          <w:color w:val="666600"/>
          <w:sz w:val="18"/>
          <w:szCs w:val="18"/>
          <w:lang w:val="en-GB"/>
        </w:rPr>
        <w:t>.</w:t>
      </w:r>
    </w:p>
    <w:p w14:paraId="441FC69D" w14:textId="77777777" w:rsidR="00417E43" w:rsidRDefault="00417E43" w:rsidP="00417E43">
      <w:pPr>
        <w:rPr>
          <w:lang w:val="en-GB"/>
        </w:rPr>
      </w:pPr>
      <w:bookmarkStart w:id="292" w:name="wifiLockRelease"/>
      <w:bookmarkEnd w:id="292"/>
    </w:p>
    <w:p w14:paraId="12134C2E" w14:textId="77777777" w:rsidR="00027170" w:rsidRPr="00417E43" w:rsidRDefault="00027170" w:rsidP="009144BE">
      <w:pPr>
        <w:pStyle w:val="berschrift7"/>
        <w:rPr>
          <w:sz w:val="27"/>
          <w:szCs w:val="27"/>
          <w:lang w:val="en-GB"/>
        </w:rPr>
      </w:pPr>
      <w:r w:rsidRPr="00417E43">
        <w:rPr>
          <w:lang w:val="en-GB"/>
        </w:rPr>
        <w:t>wifiLockRelease</w:t>
      </w:r>
    </w:p>
    <w:p w14:paraId="095E3DB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wifiLockRelease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Releases</w:t>
      </w:r>
      <w:r w:rsidRPr="00027170">
        <w:rPr>
          <w:rStyle w:val="pln"/>
          <w:rFonts w:ascii="Lucida Console" w:hAnsi="Lucida Console"/>
          <w:color w:val="000000"/>
          <w:sz w:val="18"/>
          <w:szCs w:val="18"/>
          <w:lang w:val="en-GB"/>
        </w:rPr>
        <w:t xml:space="preserve"> a previously acquired </w:t>
      </w:r>
      <w:r w:rsidRPr="00027170">
        <w:rPr>
          <w:rStyle w:val="typ"/>
          <w:rFonts w:ascii="Lucida Console" w:hAnsi="Lucida Console"/>
          <w:color w:val="660066"/>
          <w:sz w:val="18"/>
          <w:szCs w:val="18"/>
          <w:lang w:val="en-GB"/>
        </w:rPr>
        <w:t>Wifi</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lock</w:t>
      </w:r>
      <w:r w:rsidRPr="00027170">
        <w:rPr>
          <w:rStyle w:val="pun"/>
          <w:rFonts w:ascii="Lucida Console" w:hAnsi="Lucida Console"/>
          <w:color w:val="666600"/>
          <w:sz w:val="18"/>
          <w:szCs w:val="18"/>
          <w:lang w:val="en-GB"/>
        </w:rPr>
        <w:t>.</w:t>
      </w:r>
    </w:p>
    <w:p w14:paraId="7F71F6AE" w14:textId="77777777" w:rsidR="00417E43" w:rsidRDefault="00417E43" w:rsidP="00417E43">
      <w:pPr>
        <w:rPr>
          <w:lang w:val="en-GB"/>
        </w:rPr>
      </w:pPr>
      <w:bookmarkStart w:id="293" w:name="wifiReassociate"/>
      <w:bookmarkEnd w:id="293"/>
    </w:p>
    <w:p w14:paraId="52117EAD" w14:textId="77777777" w:rsidR="00027170" w:rsidRPr="00417E43" w:rsidRDefault="00027170" w:rsidP="009144BE">
      <w:pPr>
        <w:pStyle w:val="berschrift7"/>
        <w:rPr>
          <w:sz w:val="27"/>
          <w:szCs w:val="27"/>
          <w:lang w:val="en-GB"/>
        </w:rPr>
      </w:pPr>
      <w:r w:rsidRPr="00417E43">
        <w:rPr>
          <w:lang w:val="en-GB"/>
        </w:rPr>
        <w:t>wifiReassociate</w:t>
      </w:r>
    </w:p>
    <w:p w14:paraId="04358A4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wifiReassociate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Reassociates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currently active access point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operation succeeded</w:t>
      </w:r>
      <w:r w:rsidRPr="00027170">
        <w:rPr>
          <w:rStyle w:val="pun"/>
          <w:rFonts w:ascii="Lucida Console" w:hAnsi="Lucida Console"/>
          <w:color w:val="666600"/>
          <w:sz w:val="18"/>
          <w:szCs w:val="18"/>
          <w:lang w:val="en-GB"/>
        </w:rPr>
        <w:t>.</w:t>
      </w:r>
    </w:p>
    <w:p w14:paraId="150711C0" w14:textId="77777777" w:rsidR="00417E43" w:rsidRDefault="00417E43" w:rsidP="00417E43">
      <w:pPr>
        <w:rPr>
          <w:lang w:val="en-GB"/>
        </w:rPr>
      </w:pPr>
      <w:bookmarkStart w:id="294" w:name="wifiReconnect"/>
      <w:bookmarkEnd w:id="294"/>
    </w:p>
    <w:p w14:paraId="4B40B68F" w14:textId="77777777" w:rsidR="00027170" w:rsidRPr="00417E43" w:rsidRDefault="00027170" w:rsidP="009144BE">
      <w:pPr>
        <w:pStyle w:val="berschrift7"/>
        <w:rPr>
          <w:sz w:val="27"/>
          <w:szCs w:val="27"/>
          <w:lang w:val="en-GB"/>
        </w:rPr>
      </w:pPr>
      <w:r w:rsidRPr="00417E43">
        <w:rPr>
          <w:lang w:val="en-GB"/>
        </w:rPr>
        <w:t>wifiReconnect</w:t>
      </w:r>
    </w:p>
    <w:p w14:paraId="0CA8748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wifiReconnect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Reconnects</w:t>
      </w:r>
      <w:r w:rsidRPr="00027170">
        <w:rPr>
          <w:rStyle w:val="pln"/>
          <w:rFonts w:ascii="Lucida Console" w:hAnsi="Lucida Console"/>
          <w:color w:val="000000"/>
          <w:sz w:val="18"/>
          <w:szCs w:val="18"/>
          <w:lang w:val="en-GB"/>
        </w:rPr>
        <w:t xml:space="preserve"> to the currently active access point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operation succeeded</w:t>
      </w:r>
      <w:r w:rsidRPr="00027170">
        <w:rPr>
          <w:rStyle w:val="pun"/>
          <w:rFonts w:ascii="Lucida Console" w:hAnsi="Lucida Console"/>
          <w:color w:val="666600"/>
          <w:sz w:val="18"/>
          <w:szCs w:val="18"/>
          <w:lang w:val="en-GB"/>
        </w:rPr>
        <w:t>.</w:t>
      </w:r>
    </w:p>
    <w:p w14:paraId="358C0E94" w14:textId="77777777" w:rsidR="00417E43" w:rsidRDefault="00417E43" w:rsidP="00417E43">
      <w:pPr>
        <w:rPr>
          <w:lang w:val="en-GB"/>
        </w:rPr>
      </w:pPr>
      <w:bookmarkStart w:id="295" w:name="wifiStartScan"/>
      <w:bookmarkEnd w:id="295"/>
    </w:p>
    <w:p w14:paraId="591816EF" w14:textId="77777777" w:rsidR="00027170" w:rsidRPr="00417E43" w:rsidRDefault="00027170" w:rsidP="009144BE">
      <w:pPr>
        <w:pStyle w:val="berschrift7"/>
        <w:rPr>
          <w:sz w:val="27"/>
          <w:szCs w:val="27"/>
          <w:lang w:val="en-GB"/>
        </w:rPr>
      </w:pPr>
      <w:r w:rsidRPr="00417E43">
        <w:rPr>
          <w:lang w:val="en-GB"/>
        </w:rPr>
        <w:t>wifiStartScan</w:t>
      </w:r>
    </w:p>
    <w:p w14:paraId="0C34C07E" w14:textId="77777777" w:rsidR="00417E43" w:rsidRPr="00417E43" w:rsidRDefault="00027170" w:rsidP="00417E43">
      <w:pPr>
        <w:pStyle w:val="HTMLVorformatiert"/>
        <w:shd w:val="clear" w:color="auto" w:fill="EEEEEE"/>
        <w:rPr>
          <w:rFonts w:ascii="Lucida Console" w:hAnsi="Lucida Console"/>
          <w:color w:val="666600"/>
          <w:sz w:val="18"/>
          <w:szCs w:val="18"/>
          <w:lang w:val="en-GB"/>
        </w:rPr>
      </w:pPr>
      <w:r w:rsidRPr="00027170">
        <w:rPr>
          <w:rStyle w:val="pln"/>
          <w:rFonts w:ascii="Lucida Console" w:hAnsi="Lucida Console"/>
          <w:color w:val="000000"/>
          <w:sz w:val="18"/>
          <w:szCs w:val="18"/>
          <w:lang w:val="en-GB"/>
        </w:rPr>
        <w:t>wifiStartScan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a scan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Wifi</w:t>
      </w:r>
      <w:r w:rsidRPr="00027170">
        <w:rPr>
          <w:rStyle w:val="pln"/>
          <w:rFonts w:ascii="Lucida Console" w:hAnsi="Lucida Console"/>
          <w:color w:val="000000"/>
          <w:sz w:val="18"/>
          <w:szCs w:val="18"/>
          <w:lang w:val="en-GB"/>
        </w:rPr>
        <w:t xml:space="preserve"> access points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scan was initiated successfully</w:t>
      </w:r>
      <w:r w:rsidRPr="00027170">
        <w:rPr>
          <w:rStyle w:val="pun"/>
          <w:rFonts w:ascii="Lucida Console" w:hAnsi="Lucida Console"/>
          <w:color w:val="666600"/>
          <w:sz w:val="18"/>
          <w:szCs w:val="18"/>
          <w:lang w:val="en-GB"/>
        </w:rPr>
        <w:t>.</w:t>
      </w:r>
    </w:p>
    <w:sectPr w:rsidR="00417E43" w:rsidRPr="00417E43" w:rsidSect="008B0FFB">
      <w:headerReference w:type="default" r:id="rId34"/>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Tabea Kiupel" w:date="2015-04-20T22:16:00Z" w:initials="TK">
    <w:p w14:paraId="7FE74EE6" w14:textId="77777777" w:rsidR="009144BE" w:rsidRDefault="009144BE">
      <w:pPr>
        <w:pStyle w:val="Kommentartext"/>
      </w:pPr>
      <w:r>
        <w:rPr>
          <w:rStyle w:val="Kommentarzeichen"/>
        </w:rPr>
        <w:annotationRef/>
      </w:r>
      <w:r>
        <w:t>Da die einzelnen Kapitel doch teilweise sehr kurz sind, würde ich zur besseren Übersicht die Kapitel zusätzlich noch nummerieren.</w:t>
      </w:r>
    </w:p>
  </w:comment>
  <w:comment w:id="0" w:author="Alexander Küppers" w:date="2015-04-21T19:45:00Z" w:initials="AK">
    <w:p w14:paraId="67CAB7BA" w14:textId="77777777" w:rsidR="009144BE" w:rsidRDefault="009144BE">
      <w:pPr>
        <w:pStyle w:val="Kommentartext"/>
      </w:pPr>
      <w:r>
        <w:rPr>
          <w:rStyle w:val="Kommentarzeichen"/>
        </w:rPr>
        <w:annotationRef/>
      </w:r>
      <w:r>
        <w:t>Geändert, hoffe, dass es so in Ordnung ist ;)</w:t>
      </w:r>
    </w:p>
  </w:comment>
  <w:comment w:id="6" w:author="Tabea Kiupel" w:date="2015-04-20T22:08:00Z" w:initials="TK">
    <w:p w14:paraId="66F7433E" w14:textId="77777777" w:rsidR="009144BE" w:rsidRDefault="009144BE">
      <w:pPr>
        <w:pStyle w:val="Kommentartext"/>
      </w:pPr>
      <w:r>
        <w:rPr>
          <w:rStyle w:val="Kommentarzeichen"/>
        </w:rPr>
        <w:annotationRef/>
      </w:r>
      <w:r>
        <w:t>Wiederholung des Wortes im nächsten Teilsatz</w:t>
      </w:r>
    </w:p>
  </w:comment>
  <w:comment w:id="7" w:author="Alexander Küppers" w:date="2015-04-21T19:45:00Z" w:initials="AK">
    <w:p w14:paraId="36DB9836" w14:textId="77777777" w:rsidR="009144BE" w:rsidRDefault="009144BE">
      <w:pPr>
        <w:pStyle w:val="Kommentartext"/>
      </w:pPr>
      <w:r>
        <w:rPr>
          <w:rStyle w:val="Kommentarzeichen"/>
        </w:rPr>
        <w:annotationRef/>
      </w:r>
      <w:r>
        <w:t>fixed</w:t>
      </w:r>
    </w:p>
  </w:comment>
  <w:comment w:id="10" w:author="Tabea Kiupel" w:date="2015-04-20T22:12:00Z" w:initials="TK">
    <w:p w14:paraId="216B1EAB" w14:textId="77777777" w:rsidR="009144BE" w:rsidRDefault="009144BE">
      <w:pPr>
        <w:pStyle w:val="Kommentartext"/>
      </w:pPr>
      <w:r>
        <w:rPr>
          <w:rStyle w:val="Kommentarzeichen"/>
        </w:rPr>
        <w:annotationRef/>
      </w:r>
      <w:r>
        <w:t>Phython for Android wird auch benötigt: Da es im unteren Abschnitt unter Installation für SL4A behandelt wird und es letzten Endes auch gebraucht wird, würde ich es hier mit auflisten.</w:t>
      </w:r>
    </w:p>
  </w:comment>
  <w:comment w:id="15" w:author="Tabea Kiupel" w:date="2015-04-20T22:10:00Z" w:initials="TK">
    <w:p w14:paraId="258451CD" w14:textId="77777777" w:rsidR="009144BE" w:rsidRDefault="009144BE" w:rsidP="00262692">
      <w:pPr>
        <w:pStyle w:val="Kommentartext"/>
      </w:pPr>
      <w:r>
        <w:rPr>
          <w:rStyle w:val="Kommentarzeichen"/>
        </w:rPr>
        <w:annotationRef/>
      </w:r>
      <w:r>
        <w:t>Satzbau: Den letzen Teil des Satzes nach vorne ziehen: Damit die heruntergeladenen Applikationen nutzbar sind</w:t>
      </w:r>
    </w:p>
  </w:comment>
  <w:comment w:id="16" w:author="Alexander Küppers" w:date="2015-04-21T20:38:00Z" w:initials="AK">
    <w:p w14:paraId="6042EA7B" w14:textId="77777777" w:rsidR="009144BE" w:rsidRDefault="009144BE">
      <w:pPr>
        <w:pStyle w:val="Kommentartext"/>
      </w:pPr>
      <w:r>
        <w:rPr>
          <w:rStyle w:val="Kommentarzeichen"/>
        </w:rPr>
        <w:annotationRef/>
      </w:r>
      <w:r>
        <w:t>done</w:t>
      </w:r>
    </w:p>
  </w:comment>
  <w:comment w:id="20" w:author="Tabea Kiupel" w:date="2015-04-20T22:13:00Z" w:initials="TK">
    <w:p w14:paraId="022A55B1" w14:textId="77777777" w:rsidR="009144BE" w:rsidRDefault="009144BE">
      <w:pPr>
        <w:pStyle w:val="Kommentartext"/>
      </w:pPr>
      <w:r>
        <w:rPr>
          <w:rStyle w:val="Kommentarzeichen"/>
        </w:rPr>
        <w:annotationRef/>
      </w:r>
      <w:r>
        <w:t>3 x UND sind zu viel. Bitte in mehrere kleine Sätze umbauen.</w:t>
      </w:r>
    </w:p>
  </w:comment>
  <w:comment w:id="21" w:author="Alexander Küppers" w:date="2015-04-21T20:40:00Z" w:initials="AK">
    <w:p w14:paraId="2D261515" w14:textId="77777777" w:rsidR="009144BE" w:rsidRDefault="009144BE">
      <w:pPr>
        <w:pStyle w:val="Kommentartext"/>
      </w:pPr>
      <w:r>
        <w:rPr>
          <w:rStyle w:val="Kommentarzeichen"/>
        </w:rPr>
        <w:annotationRef/>
      </w:r>
      <w:r>
        <w:t>done</w:t>
      </w:r>
    </w:p>
  </w:comment>
  <w:comment w:id="22" w:author="Tabea Kiupel" w:date="2015-04-20T22:14:00Z" w:initials="TK">
    <w:p w14:paraId="29039FCC" w14:textId="77777777" w:rsidR="009144BE" w:rsidRDefault="009144BE">
      <w:pPr>
        <w:pStyle w:val="Kommentartext"/>
      </w:pPr>
      <w:r>
        <w:rPr>
          <w:rStyle w:val="Kommentarzeichen"/>
        </w:rPr>
        <w:annotationRef/>
      </w:r>
      <w:r>
        <w:t>Würde ich weglassen. Gezwungen klingt so negativ und danach Satz abschießen und einen neuen Satz beginnen.</w:t>
      </w:r>
    </w:p>
  </w:comment>
  <w:comment w:id="23" w:author="Alexander Küppers" w:date="2015-04-21T20:40:00Z" w:initials="AK">
    <w:p w14:paraId="0B162570" w14:textId="77777777" w:rsidR="009144BE" w:rsidRDefault="009144BE">
      <w:pPr>
        <w:pStyle w:val="Kommentartext"/>
      </w:pPr>
      <w:r>
        <w:rPr>
          <w:rStyle w:val="Kommentarzeichen"/>
        </w:rPr>
        <w:annotationRef/>
      </w:r>
      <w:r>
        <w:t>done</w:t>
      </w:r>
    </w:p>
  </w:comment>
  <w:comment w:id="36" w:author="Tabea Kiupel" w:date="2015-04-20T22:23:00Z" w:initials="TK">
    <w:p w14:paraId="6BA6E25F" w14:textId="77777777" w:rsidR="009144BE" w:rsidRDefault="009144BE">
      <w:pPr>
        <w:pStyle w:val="Kommentartext"/>
      </w:pPr>
      <w:r>
        <w:rPr>
          <w:rStyle w:val="Kommentarzeichen"/>
        </w:rPr>
        <w:annotationRef/>
      </w:r>
      <w:r>
        <w:t xml:space="preserve">Was hier hauptsächlich angedacht war, waren Schreenshots, von unserer App bzgl der Skript-Activities und dann bisschen die Funktionsweise der einzelnen Activities zu erklären. Prinzipiell würd ich das jetzt geschriebene der einzelnen Skriptsprachen lassen, weil es echt gut geworden ist. Aber die ganzen Beispiele könnte man z.B. in ein Extra-Dokument packen und dann als Anhang an das Dokument anhängen.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E74EE6" w15:done="0"/>
  <w15:commentEx w15:paraId="67CAB7BA" w15:paraIdParent="7FE74EE6" w15:done="0"/>
  <w15:commentEx w15:paraId="66F7433E" w15:done="0"/>
  <w15:commentEx w15:paraId="36DB9836" w15:paraIdParent="66F7433E" w15:done="0"/>
  <w15:commentEx w15:paraId="216B1EAB" w15:done="0"/>
  <w15:commentEx w15:paraId="258451CD" w15:done="0"/>
  <w15:commentEx w15:paraId="6042EA7B" w15:paraIdParent="258451CD" w15:done="0"/>
  <w15:commentEx w15:paraId="022A55B1" w15:done="0"/>
  <w15:commentEx w15:paraId="2D261515" w15:paraIdParent="022A55B1" w15:done="0"/>
  <w15:commentEx w15:paraId="29039FCC" w15:done="0"/>
  <w15:commentEx w15:paraId="0B162570" w15:paraIdParent="29039FCC" w15:done="0"/>
  <w15:commentEx w15:paraId="6BA6E25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07B282" w14:textId="77777777" w:rsidR="00BF67F5" w:rsidRDefault="00BF67F5" w:rsidP="00A70C63">
      <w:pPr>
        <w:spacing w:after="0" w:line="240" w:lineRule="auto"/>
      </w:pPr>
      <w:r>
        <w:separator/>
      </w:r>
    </w:p>
  </w:endnote>
  <w:endnote w:type="continuationSeparator" w:id="0">
    <w:p w14:paraId="4BD93AC9" w14:textId="77777777" w:rsidR="00BF67F5" w:rsidRDefault="00BF67F5" w:rsidP="00A70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803568" w14:textId="77777777" w:rsidR="00BF67F5" w:rsidRDefault="00BF67F5" w:rsidP="00A70C63">
      <w:pPr>
        <w:spacing w:after="0" w:line="240" w:lineRule="auto"/>
      </w:pPr>
      <w:r>
        <w:separator/>
      </w:r>
    </w:p>
  </w:footnote>
  <w:footnote w:type="continuationSeparator" w:id="0">
    <w:p w14:paraId="7FD3BAD8" w14:textId="77777777" w:rsidR="00BF67F5" w:rsidRDefault="00BF67F5" w:rsidP="00A70C63">
      <w:pPr>
        <w:spacing w:after="0" w:line="240" w:lineRule="auto"/>
      </w:pPr>
      <w:r>
        <w:continuationSeparator/>
      </w:r>
    </w:p>
  </w:footnote>
  <w:footnote w:id="1">
    <w:p w14:paraId="7C47488D" w14:textId="77777777" w:rsidR="009144BE" w:rsidRDefault="009144BE">
      <w:pPr>
        <w:pStyle w:val="Funotentext"/>
      </w:pPr>
      <w:r>
        <w:rPr>
          <w:rStyle w:val="Funotenzeichen"/>
        </w:rPr>
        <w:footnoteRef/>
      </w:r>
      <w:r>
        <w:t xml:space="preserve"> Aufgrund der Ankündigung von Google, dass die Open-Source-Plattform Google Code am 25. Januar 2016 geschlossen wird, ist dieser Link bis spätestens zum zuvor genannten Datum gültig!</w:t>
      </w:r>
    </w:p>
  </w:footnote>
  <w:footnote w:id="2">
    <w:p w14:paraId="55B734BE" w14:textId="77777777" w:rsidR="009144BE" w:rsidRDefault="009144BE">
      <w:pPr>
        <w:pStyle w:val="Funotentext"/>
      </w:pPr>
      <w:r>
        <w:rPr>
          <w:rStyle w:val="Funotenzeichen"/>
        </w:rPr>
        <w:footnoteRef/>
      </w:r>
      <w:r>
        <w:t xml:space="preserve"> Neue Plattform des Codes, jedoch aktuell nur der Source Code des Projekts vorhanden, nicht die .apk-Datei zum Installieren der App</w:t>
      </w:r>
      <w:r>
        <w:fldChar w:fldCharType="begin"/>
      </w:r>
      <w:r>
        <w:instrText xml:space="preserve"> XE "</w:instrText>
      </w:r>
      <w:r w:rsidRPr="008334F8">
        <w:instrText>App</w:instrText>
      </w:r>
      <w:r>
        <w:instrText xml:space="preserve">" \i </w:instrText>
      </w:r>
      <w:r>
        <w:fldChar w:fldCharType="end"/>
      </w:r>
      <w:r>
        <w:t>; zukünftige Änderung angekündigt aufgrund der Schließung von Google Code.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9345D" w14:textId="0C83E26C" w:rsidR="009144BE" w:rsidRPr="00C50042" w:rsidRDefault="009144BE" w:rsidP="00C50042">
    <w:pPr>
      <w:pStyle w:val="Kopfzeile"/>
      <w:jc w:val="right"/>
    </w:pPr>
    <w:r>
      <w:rPr>
        <w:caps/>
        <w:noProof/>
        <w:color w:val="5B9BD5" w:themeColor="accent1"/>
        <w:sz w:val="20"/>
        <w:szCs w:val="20"/>
        <w:lang w:eastAsia="de-DE"/>
      </w:rPr>
      <mc:AlternateContent>
        <mc:Choice Requires="wpg">
          <w:drawing>
            <wp:anchor distT="0" distB="0" distL="114300" distR="114300" simplePos="0" relativeHeight="251659264" behindDoc="0" locked="0" layoutInCell="1" allowOverlap="1" wp14:anchorId="0F0D2AA9" wp14:editId="1B8305D8">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530" cy="1024255"/>
              <wp:effectExtent l="0" t="5715" r="4445" b="8255"/>
              <wp:wrapNone/>
              <wp:docPr id="2" name="Gruppe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0530" cy="1024255"/>
                        <a:chOff x="0" y="0"/>
                        <a:chExt cx="17007" cy="10241"/>
                      </a:xfrm>
                    </wpg:grpSpPr>
                    <wpg:grpSp>
                      <wpg:cNvPr id="3" name="Gruppe 159"/>
                      <wpg:cNvGrpSpPr>
                        <a:grpSpLocks/>
                      </wpg:cNvGrpSpPr>
                      <wpg:grpSpPr bwMode="auto">
                        <a:xfrm>
                          <a:off x="0" y="0"/>
                          <a:ext cx="17007" cy="10241"/>
                          <a:chOff x="0" y="0"/>
                          <a:chExt cx="17007" cy="10241"/>
                        </a:xfrm>
                      </wpg:grpSpPr>
                      <wps:wsp>
                        <wps:cNvPr id="19" name="Rechteck 160"/>
                        <wps:cNvSpPr>
                          <a:spLocks noChangeArrowheads="1"/>
                        </wps:cNvSpPr>
                        <wps:spPr bwMode="auto">
                          <a:xfrm>
                            <a:off x="0" y="0"/>
                            <a:ext cx="17007" cy="10241"/>
                          </a:xfrm>
                          <a:prstGeom prst="rect">
                            <a:avLst/>
                          </a:prstGeom>
                          <a:solidFill>
                            <a:schemeClr val="bg1">
                              <a:lumMod val="100000"/>
                              <a:lumOff val="0"/>
                              <a:alpha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20" name="Rechteck 1"/>
                        <wps:cNvSpPr>
                          <a:spLocks/>
                        </wps:cNvSpPr>
                        <wps:spPr bwMode="auto">
                          <a:xfrm>
                            <a:off x="2286" y="0"/>
                            <a:ext cx="14630" cy="10149"/>
                          </a:xfrm>
                          <a:custGeom>
                            <a:avLst/>
                            <a:gdLst>
                              <a:gd name="T0" fmla="*/ 0 w 1462822"/>
                              <a:gd name="T1" fmla="*/ 0 h 1014481"/>
                              <a:gd name="T2" fmla="*/ 1463040 w 1462822"/>
                              <a:gd name="T3" fmla="*/ 0 h 1014481"/>
                              <a:gd name="T4" fmla="*/ 910508 w 1462822"/>
                              <a:gd name="T5" fmla="*/ 376493 h 1014481"/>
                              <a:gd name="T6" fmla="*/ 0 w 1462822"/>
                              <a:gd name="T7" fmla="*/ 1014984 h 1014481"/>
                              <a:gd name="T8" fmla="*/ 0 w 1462822"/>
                              <a:gd name="T9" fmla="*/ 0 h 101448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62822" h="1014481">
                                <a:moveTo>
                                  <a:pt x="0" y="0"/>
                                </a:moveTo>
                                <a:lnTo>
                                  <a:pt x="1462822" y="0"/>
                                </a:lnTo>
                                <a:lnTo>
                                  <a:pt x="910372" y="376306"/>
                                </a:lnTo>
                                <a:lnTo>
                                  <a:pt x="0" y="1014481"/>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21" name="Rechteck 162"/>
                        <wps:cNvSpPr>
                          <a:spLocks noChangeArrowheads="1"/>
                        </wps:cNvSpPr>
                        <wps:spPr bwMode="auto">
                          <a:xfrm>
                            <a:off x="2286" y="0"/>
                            <a:ext cx="14721" cy="10241"/>
                          </a:xfrm>
                          <a:prstGeom prst="rect">
                            <a:avLst/>
                          </a:prstGeom>
                          <a:blipFill dpi="0" rotWithShape="1">
                            <a:blip r:embed="rId1"/>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grpSp>
                    <wps:wsp>
                      <wps:cNvPr id="22" name="Textfeld 163"/>
                      <wps:cNvSpPr txBox="1">
                        <a:spLocks noChangeArrowheads="1"/>
                      </wps:cNvSpPr>
                      <wps:spPr bwMode="auto">
                        <a:xfrm flipH="1">
                          <a:off x="2370" y="189"/>
                          <a:ext cx="4428" cy="3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8470A1" w14:textId="77777777" w:rsidR="009144BE" w:rsidRDefault="009144BE">
                            <w:pPr>
                              <w:pStyle w:val="Kopfzeile"/>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22224F">
                              <w:rPr>
                                <w:noProof/>
                                <w:color w:val="FFFFFF" w:themeColor="background1"/>
                                <w:sz w:val="24"/>
                                <w:szCs w:val="24"/>
                              </w:rPr>
                              <w:t>20</w:t>
                            </w:r>
                            <w:r>
                              <w:rPr>
                                <w:color w:val="FFFFFF" w:themeColor="background1"/>
                                <w:sz w:val="24"/>
                                <w:szCs w:val="24"/>
                              </w:rPr>
                              <w:fldChar w:fldCharType="end"/>
                            </w:r>
                          </w:p>
                        </w:txbxContent>
                      </wps:txbx>
                      <wps:bodyPr rot="0" vert="horz" wrap="square" lIns="91440" tIns="91440" rIns="91440" bIns="9144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F0D2AA9" id="Gruppe 158" o:spid="_x0000_s1032"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">
              <v:group id="Gruppe 159" o:spid="_x0000_s1033"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hteck 160" o:spid="_x0000_s1034"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sNWcMA&#10;AADbAAAADwAAAGRycy9kb3ducmV2LnhtbERPTWvCQBC9C/6HZYRepG4qKja6SrEUFEWoWrwO2TEJ&#10;ZmdjdqvRX+8Kgrd5vM8ZT2tTiDNVLres4KMTgSBOrM45VbDb/rwPQTiPrLGwTAqu5GA6aTbGGGt7&#10;4V86b3wqQgi7GBVk3pexlC7JyKDr2JI4cAdbGfQBVqnUFV5CuClkN4oG0mDOoSHDkmYZJcfNv1Fw&#10;6g15sVt2Byt/2N9u+7/2tv+9VuqtVX+NQHiq/Uv8dM91mP8Jj1/CAX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sNWcMAAADbAAAADwAAAAAAAAAAAAAAAACYAgAAZHJzL2Rv&#10;d25yZXYueG1sUEsFBgAAAAAEAAQA9QAAAIgDAAAAAA==&#10;" fillcolor="white [3212]" stroked="f" strokeweight="1pt">
                  <v:fill opacity="0"/>
                </v:rect>
                <v:shape id="Rechteck 1" o:spid="_x0000_s1035"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w/U8EA&#10;AADbAAAADwAAAGRycy9kb3ducmV2LnhtbERPS2sCMRC+C/0PYQq9SM3Wg9rVKCJtaQ8iPg4eh824&#10;WdxMls1U03/fHAo9fnzvxSr5Vt2oj01gAy+jAhRxFWzDtYHT8f15BioKssU2MBn4oQir5cNggaUN&#10;d97T7SC1yiEcSzTgRLpS61g58hhHoSPO3CX0HiXDvta2x3sO960eF8VEe2w4NzjsaOOouh6+vYFK&#10;dtM3mvDr7rxtv67D5D4kJWOeHtN6Dkooyb/4z/1pDYzz+vwl/wC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sP1PBAAAA2wAAAA8AAAAAAAAAAAAAAAAAmAIAAGRycy9kb3du&#10;cmV2LnhtbFBLBQYAAAAABAAEAPUAAACGAwAAAAA=&#10;" path="m,l1462822,,910372,376306,,1014481,,xe" fillcolor="#5b9bd5 [3204]" stroked="f" strokeweight="1pt">
                  <v:stroke joinstyle="miter"/>
                  <v:path arrowok="t" o:connecttype="custom" o:connectlocs="0,0;14632,0;9106,3766;0,10154;0,0" o:connectangles="0,0,0,0,0"/>
                </v:shape>
                <v:rect id="Rechteck 162" o:spid="_x0000_s1036"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fvJMEA&#10;AADbAAAADwAAAGRycy9kb3ducmV2LnhtbESPQYvCMBSE74L/ITzBi2iqoCvVKLKw4GlFXTw/mmdT&#10;bF5KE5vuv98sCB6HmfmG2e57W4uOWl85VjCfZSCIC6crLhX8XL+maxA+IGusHZOCX/Kw3w0HW8y1&#10;i3ym7hJKkSDsc1RgQmhyKX1hyKKfuYY4eXfXWgxJtqXULcYEt7VcZNlKWqw4LRhs6NNQ8bg8rYJJ&#10;Qx/r6/etMI+ui0t9iuX9GZUaj/rDBkSgPrzDr/ZRK1jM4f9L+gFy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H7yTBAAAA2wAAAA8AAAAAAAAAAAAAAAAAmAIAAGRycy9kb3du&#10;cmV2LnhtbFBLBQYAAAAABAAEAPUAAACGAwAAAAA=&#10;" stroked="f" strokeweight="1pt">
                  <v:fill r:id="rId2" o:title="" recolor="t" rotate="t" type="frame"/>
                </v:rect>
              </v:group>
              <v:shapetype id="_x0000_t202" coordsize="21600,21600" o:spt="202" path="m,l,21600r21600,l21600,xe">
                <v:stroke joinstyle="miter"/>
                <v:path gradientshapeok="t" o:connecttype="rect"/>
              </v:shapetype>
              <v:shape id="Textfeld 163" o:spid="_x0000_s1037"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S0zcMA&#10;AADbAAAADwAAAGRycy9kb3ducmV2LnhtbESPQUvDQBCF74L/YRnBm92Yii1pt0UEwYM9tErpcdgd&#10;k2B2NmTGNvrru0LB4+O99z3ecj3GzhxpkDaxg/tJAYbYp9By7eDj/eVuDkYUOWCXmBz8kMB6dX21&#10;xCqkE2/puNPaZAhLhQ4a1b6yVnxDEWWSeuLsfaYhomY51DYMeMrw2NmyKB5txJbzQoM9PTfkv3bf&#10;0cFDfJt60ULoUPr9dCab3zBT525vxqcFGKVR/8OX9mtwUJbw9yX/ALs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S0zcMAAADbAAAADwAAAAAAAAAAAAAAAACYAgAAZHJzL2Rv&#10;d25yZXYueG1sUEsFBgAAAAAEAAQA9QAAAIgDAAAAAA==&#10;" filled="f" stroked="f" strokeweight=".5pt">
                <v:textbox inset=",7.2pt,,7.2pt">
                  <w:txbxContent>
                    <w:p w14:paraId="768470A1" w14:textId="77777777" w:rsidR="009144BE" w:rsidRDefault="009144BE">
                      <w:pPr>
                        <w:pStyle w:val="Kopfzeile"/>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22224F">
                        <w:rPr>
                          <w:noProof/>
                          <w:color w:val="FFFFFF" w:themeColor="background1"/>
                          <w:sz w:val="24"/>
                          <w:szCs w:val="24"/>
                        </w:rPr>
                        <w:t>20</w:t>
                      </w:r>
                      <w:r>
                        <w:rPr>
                          <w:color w:val="FFFFFF" w:themeColor="background1"/>
                          <w:sz w:val="24"/>
                          <w:szCs w:val="24"/>
                        </w:rPr>
                        <w:fldChar w:fldCharType="end"/>
                      </w:r>
                    </w:p>
                  </w:txbxContent>
                </v:textbox>
              </v:shape>
              <w10:wrap anchorx="page" anchory="page"/>
            </v:group>
          </w:pict>
        </mc:Fallback>
      </mc:AlternateContent>
    </w:r>
    <w:r w:rsidRPr="00C50042">
      <w:rPr>
        <w:color w:val="5B9BD5" w:themeColor="accent1"/>
      </w:rPr>
      <w:t>MYOScriptControl Bedienungsanleitung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13A22"/>
    <w:multiLevelType w:val="hybridMultilevel"/>
    <w:tmpl w:val="512A093A"/>
    <w:lvl w:ilvl="0" w:tplc="0407000B">
      <w:start w:val="1"/>
      <w:numFmt w:val="bullet"/>
      <w:lvlText w:val=""/>
      <w:lvlJc w:val="left"/>
      <w:pPr>
        <w:ind w:left="720" w:hanging="360"/>
      </w:pPr>
      <w:rPr>
        <w:rFonts w:ascii="Wingdings" w:hAnsi="Wingdings" w:hint="default"/>
        <w:color w:val="5B9BD5" w:themeColor="accent1"/>
      </w:rPr>
    </w:lvl>
    <w:lvl w:ilvl="1" w:tplc="E8545A98">
      <w:start w:val="1"/>
      <w:numFmt w:val="bullet"/>
      <w:lvlText w:val=""/>
      <w:lvlJc w:val="left"/>
      <w:pPr>
        <w:ind w:left="1440" w:hanging="360"/>
      </w:pPr>
      <w:rPr>
        <w:rFonts w:ascii="Wingdings" w:hAnsi="Wingdings" w:hint="default"/>
        <w:color w:val="5B9BD5" w:themeColor="accent1"/>
        <w:sz w:val="22"/>
      </w:rPr>
    </w:lvl>
    <w:lvl w:ilvl="2" w:tplc="F8767FCA">
      <w:start w:val="1"/>
      <w:numFmt w:val="bullet"/>
      <w:lvlText w:val=""/>
      <w:lvlJc w:val="left"/>
      <w:pPr>
        <w:ind w:left="2160" w:hanging="360"/>
      </w:pPr>
      <w:rPr>
        <w:rFonts w:ascii="Wingdings" w:hAnsi="Wingdings" w:hint="default"/>
        <w:color w:val="5B9BD5" w:themeColor="accent1"/>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4DB4185"/>
    <w:multiLevelType w:val="hybridMultilevel"/>
    <w:tmpl w:val="70140FB6"/>
    <w:lvl w:ilvl="0" w:tplc="05CC9C30">
      <w:start w:val="1"/>
      <w:numFmt w:val="decimal"/>
      <w:lvlText w:val="%1."/>
      <w:lvlJc w:val="left"/>
      <w:pPr>
        <w:ind w:left="720" w:hanging="360"/>
      </w:pPr>
      <w:rPr>
        <w:color w:val="5B9BD5" w:themeColor="accent1"/>
      </w:rPr>
    </w:lvl>
    <w:lvl w:ilvl="1" w:tplc="F5C8A83E">
      <w:start w:val="1"/>
      <w:numFmt w:val="lowerLetter"/>
      <w:lvlText w:val="%2."/>
      <w:lvlJc w:val="left"/>
      <w:pPr>
        <w:ind w:left="1440" w:hanging="360"/>
      </w:pPr>
      <w:rPr>
        <w:color w:val="5B9BD5" w:themeColor="accent1"/>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F7C18D7"/>
    <w:multiLevelType w:val="hybridMultilevel"/>
    <w:tmpl w:val="540A9C1E"/>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8CB33AA"/>
    <w:multiLevelType w:val="hybridMultilevel"/>
    <w:tmpl w:val="982A0F72"/>
    <w:lvl w:ilvl="0" w:tplc="EBD25C5A">
      <w:start w:val="1"/>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F6F575F"/>
    <w:multiLevelType w:val="hybridMultilevel"/>
    <w:tmpl w:val="40C66628"/>
    <w:lvl w:ilvl="0" w:tplc="1A3E272E">
      <w:start w:val="1"/>
      <w:numFmt w:val="lowerLetter"/>
      <w:pStyle w:val="Verzeichnis5"/>
      <w:lvlText w:val="%1)"/>
      <w:lvlJc w:val="left"/>
      <w:pPr>
        <w:ind w:left="1600" w:hanging="360"/>
      </w:pPr>
    </w:lvl>
    <w:lvl w:ilvl="1" w:tplc="04070019" w:tentative="1">
      <w:start w:val="1"/>
      <w:numFmt w:val="lowerLetter"/>
      <w:lvlText w:val="%2."/>
      <w:lvlJc w:val="left"/>
      <w:pPr>
        <w:ind w:left="2320" w:hanging="360"/>
      </w:pPr>
    </w:lvl>
    <w:lvl w:ilvl="2" w:tplc="0407001B" w:tentative="1">
      <w:start w:val="1"/>
      <w:numFmt w:val="lowerRoman"/>
      <w:lvlText w:val="%3."/>
      <w:lvlJc w:val="right"/>
      <w:pPr>
        <w:ind w:left="3040" w:hanging="180"/>
      </w:pPr>
    </w:lvl>
    <w:lvl w:ilvl="3" w:tplc="0407000F" w:tentative="1">
      <w:start w:val="1"/>
      <w:numFmt w:val="decimal"/>
      <w:lvlText w:val="%4."/>
      <w:lvlJc w:val="left"/>
      <w:pPr>
        <w:ind w:left="3760" w:hanging="360"/>
      </w:pPr>
    </w:lvl>
    <w:lvl w:ilvl="4" w:tplc="04070019" w:tentative="1">
      <w:start w:val="1"/>
      <w:numFmt w:val="lowerLetter"/>
      <w:lvlText w:val="%5."/>
      <w:lvlJc w:val="left"/>
      <w:pPr>
        <w:ind w:left="4480" w:hanging="360"/>
      </w:pPr>
    </w:lvl>
    <w:lvl w:ilvl="5" w:tplc="0407001B" w:tentative="1">
      <w:start w:val="1"/>
      <w:numFmt w:val="lowerRoman"/>
      <w:lvlText w:val="%6."/>
      <w:lvlJc w:val="right"/>
      <w:pPr>
        <w:ind w:left="5200" w:hanging="180"/>
      </w:pPr>
    </w:lvl>
    <w:lvl w:ilvl="6" w:tplc="0407000F" w:tentative="1">
      <w:start w:val="1"/>
      <w:numFmt w:val="decimal"/>
      <w:lvlText w:val="%7."/>
      <w:lvlJc w:val="left"/>
      <w:pPr>
        <w:ind w:left="5920" w:hanging="360"/>
      </w:pPr>
    </w:lvl>
    <w:lvl w:ilvl="7" w:tplc="04070019" w:tentative="1">
      <w:start w:val="1"/>
      <w:numFmt w:val="lowerLetter"/>
      <w:lvlText w:val="%8."/>
      <w:lvlJc w:val="left"/>
      <w:pPr>
        <w:ind w:left="6640" w:hanging="360"/>
      </w:pPr>
    </w:lvl>
    <w:lvl w:ilvl="8" w:tplc="0407001B" w:tentative="1">
      <w:start w:val="1"/>
      <w:numFmt w:val="lowerRoman"/>
      <w:lvlText w:val="%9."/>
      <w:lvlJc w:val="right"/>
      <w:pPr>
        <w:ind w:left="7360" w:hanging="180"/>
      </w:pPr>
    </w:lvl>
  </w:abstractNum>
  <w:abstractNum w:abstractNumId="5">
    <w:nsid w:val="4C547470"/>
    <w:multiLevelType w:val="hybridMultilevel"/>
    <w:tmpl w:val="C7325918"/>
    <w:lvl w:ilvl="0" w:tplc="5FB4F744">
      <w:start w:val="1"/>
      <w:numFmt w:val="bullet"/>
      <w:pStyle w:val="Verzeichnis4"/>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F262528"/>
    <w:multiLevelType w:val="hybridMultilevel"/>
    <w:tmpl w:val="FF482FD6"/>
    <w:lvl w:ilvl="0" w:tplc="A38EE7E8">
      <w:start w:val="1"/>
      <w:numFmt w:val="decimal"/>
      <w:pStyle w:val="Verzeichnis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4FB17427"/>
    <w:multiLevelType w:val="hybridMultilevel"/>
    <w:tmpl w:val="79AAF8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51DB7C99"/>
    <w:multiLevelType w:val="hybridMultilevel"/>
    <w:tmpl w:val="56EE76E4"/>
    <w:lvl w:ilvl="0" w:tplc="15C0D960">
      <w:start w:val="1"/>
      <w:numFmt w:val="decimal"/>
      <w:lvlText w:val="(%1)"/>
      <w:lvlJc w:val="left"/>
      <w:pPr>
        <w:ind w:left="1380" w:hanging="360"/>
      </w:pPr>
    </w:lvl>
    <w:lvl w:ilvl="1" w:tplc="04070019" w:tentative="1">
      <w:start w:val="1"/>
      <w:numFmt w:val="lowerLetter"/>
      <w:lvlText w:val="%2."/>
      <w:lvlJc w:val="left"/>
      <w:pPr>
        <w:ind w:left="2100" w:hanging="360"/>
      </w:pPr>
    </w:lvl>
    <w:lvl w:ilvl="2" w:tplc="0407001B" w:tentative="1">
      <w:start w:val="1"/>
      <w:numFmt w:val="lowerRoman"/>
      <w:lvlText w:val="%3."/>
      <w:lvlJc w:val="right"/>
      <w:pPr>
        <w:ind w:left="2820" w:hanging="180"/>
      </w:pPr>
    </w:lvl>
    <w:lvl w:ilvl="3" w:tplc="0407000F" w:tentative="1">
      <w:start w:val="1"/>
      <w:numFmt w:val="decimal"/>
      <w:lvlText w:val="%4."/>
      <w:lvlJc w:val="left"/>
      <w:pPr>
        <w:ind w:left="3540" w:hanging="360"/>
      </w:pPr>
    </w:lvl>
    <w:lvl w:ilvl="4" w:tplc="04070019" w:tentative="1">
      <w:start w:val="1"/>
      <w:numFmt w:val="lowerLetter"/>
      <w:lvlText w:val="%5."/>
      <w:lvlJc w:val="left"/>
      <w:pPr>
        <w:ind w:left="4260" w:hanging="360"/>
      </w:pPr>
    </w:lvl>
    <w:lvl w:ilvl="5" w:tplc="0407001B" w:tentative="1">
      <w:start w:val="1"/>
      <w:numFmt w:val="lowerRoman"/>
      <w:lvlText w:val="%6."/>
      <w:lvlJc w:val="right"/>
      <w:pPr>
        <w:ind w:left="4980" w:hanging="180"/>
      </w:pPr>
    </w:lvl>
    <w:lvl w:ilvl="6" w:tplc="0407000F" w:tentative="1">
      <w:start w:val="1"/>
      <w:numFmt w:val="decimal"/>
      <w:lvlText w:val="%7."/>
      <w:lvlJc w:val="left"/>
      <w:pPr>
        <w:ind w:left="5700" w:hanging="360"/>
      </w:pPr>
    </w:lvl>
    <w:lvl w:ilvl="7" w:tplc="04070019" w:tentative="1">
      <w:start w:val="1"/>
      <w:numFmt w:val="lowerLetter"/>
      <w:lvlText w:val="%8."/>
      <w:lvlJc w:val="left"/>
      <w:pPr>
        <w:ind w:left="6420" w:hanging="360"/>
      </w:pPr>
    </w:lvl>
    <w:lvl w:ilvl="8" w:tplc="0407001B" w:tentative="1">
      <w:start w:val="1"/>
      <w:numFmt w:val="lowerRoman"/>
      <w:lvlText w:val="%9."/>
      <w:lvlJc w:val="right"/>
      <w:pPr>
        <w:ind w:left="7140" w:hanging="180"/>
      </w:pPr>
    </w:lvl>
  </w:abstractNum>
  <w:abstractNum w:abstractNumId="9">
    <w:nsid w:val="551F5B7B"/>
    <w:multiLevelType w:val="hybridMultilevel"/>
    <w:tmpl w:val="7884C392"/>
    <w:lvl w:ilvl="0" w:tplc="E8545A98">
      <w:start w:val="1"/>
      <w:numFmt w:val="bullet"/>
      <w:lvlText w:val=""/>
      <w:lvlJc w:val="left"/>
      <w:pPr>
        <w:ind w:left="1440" w:hanging="360"/>
      </w:pPr>
      <w:rPr>
        <w:rFonts w:ascii="Wingdings" w:hAnsi="Wingdings" w:hint="default"/>
        <w:color w:val="5B9BD5" w:themeColor="accent1"/>
        <w:sz w:val="22"/>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0">
    <w:nsid w:val="5BF5146D"/>
    <w:multiLevelType w:val="hybridMultilevel"/>
    <w:tmpl w:val="A97C681C"/>
    <w:lvl w:ilvl="0" w:tplc="092EA1FC">
      <w:start w:val="1"/>
      <w:numFmt w:val="lowerRoman"/>
      <w:pStyle w:val="Verzeichnis3"/>
      <w:lvlText w:val="%1."/>
      <w:lvlJc w:val="right"/>
      <w:pPr>
        <w:ind w:left="1160" w:hanging="360"/>
      </w:pPr>
    </w:lvl>
    <w:lvl w:ilvl="1" w:tplc="04070019" w:tentative="1">
      <w:start w:val="1"/>
      <w:numFmt w:val="lowerLetter"/>
      <w:lvlText w:val="%2."/>
      <w:lvlJc w:val="left"/>
      <w:pPr>
        <w:ind w:left="1880" w:hanging="360"/>
      </w:pPr>
    </w:lvl>
    <w:lvl w:ilvl="2" w:tplc="0407001B" w:tentative="1">
      <w:start w:val="1"/>
      <w:numFmt w:val="lowerRoman"/>
      <w:lvlText w:val="%3."/>
      <w:lvlJc w:val="right"/>
      <w:pPr>
        <w:ind w:left="2600" w:hanging="180"/>
      </w:pPr>
    </w:lvl>
    <w:lvl w:ilvl="3" w:tplc="0407000F" w:tentative="1">
      <w:start w:val="1"/>
      <w:numFmt w:val="decimal"/>
      <w:lvlText w:val="%4."/>
      <w:lvlJc w:val="left"/>
      <w:pPr>
        <w:ind w:left="3320" w:hanging="360"/>
      </w:pPr>
    </w:lvl>
    <w:lvl w:ilvl="4" w:tplc="04070019" w:tentative="1">
      <w:start w:val="1"/>
      <w:numFmt w:val="lowerLetter"/>
      <w:lvlText w:val="%5."/>
      <w:lvlJc w:val="left"/>
      <w:pPr>
        <w:ind w:left="4040" w:hanging="360"/>
      </w:pPr>
    </w:lvl>
    <w:lvl w:ilvl="5" w:tplc="0407001B" w:tentative="1">
      <w:start w:val="1"/>
      <w:numFmt w:val="lowerRoman"/>
      <w:lvlText w:val="%6."/>
      <w:lvlJc w:val="right"/>
      <w:pPr>
        <w:ind w:left="4760" w:hanging="180"/>
      </w:pPr>
    </w:lvl>
    <w:lvl w:ilvl="6" w:tplc="0407000F" w:tentative="1">
      <w:start w:val="1"/>
      <w:numFmt w:val="decimal"/>
      <w:lvlText w:val="%7."/>
      <w:lvlJc w:val="left"/>
      <w:pPr>
        <w:ind w:left="5480" w:hanging="360"/>
      </w:pPr>
    </w:lvl>
    <w:lvl w:ilvl="7" w:tplc="04070019" w:tentative="1">
      <w:start w:val="1"/>
      <w:numFmt w:val="lowerLetter"/>
      <w:lvlText w:val="%8."/>
      <w:lvlJc w:val="left"/>
      <w:pPr>
        <w:ind w:left="6200" w:hanging="360"/>
      </w:pPr>
    </w:lvl>
    <w:lvl w:ilvl="8" w:tplc="0407001B" w:tentative="1">
      <w:start w:val="1"/>
      <w:numFmt w:val="lowerRoman"/>
      <w:lvlText w:val="%9."/>
      <w:lvlJc w:val="right"/>
      <w:pPr>
        <w:ind w:left="6920" w:hanging="180"/>
      </w:pPr>
    </w:lvl>
  </w:abstractNum>
  <w:abstractNum w:abstractNumId="11">
    <w:nsid w:val="65246A4B"/>
    <w:multiLevelType w:val="hybridMultilevel"/>
    <w:tmpl w:val="F5E024E6"/>
    <w:lvl w:ilvl="0" w:tplc="DDEEA298">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965286A"/>
    <w:multiLevelType w:val="hybridMultilevel"/>
    <w:tmpl w:val="F058FA40"/>
    <w:lvl w:ilvl="0" w:tplc="04070001">
      <w:start w:val="1"/>
      <w:numFmt w:val="bullet"/>
      <w:lvlText w:val=""/>
      <w:lvlJc w:val="left"/>
      <w:pPr>
        <w:ind w:left="2160" w:hanging="360"/>
      </w:pPr>
      <w:rPr>
        <w:rFonts w:ascii="Symbol" w:hAnsi="Symbol" w:hint="default"/>
        <w:color w:val="5B9BD5" w:themeColor="accent1"/>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A2B2982"/>
    <w:multiLevelType w:val="hybridMultilevel"/>
    <w:tmpl w:val="323A477E"/>
    <w:lvl w:ilvl="0" w:tplc="1F94F5A2">
      <w:start w:val="1"/>
      <w:numFmt w:val="lowerLetter"/>
      <w:pStyle w:val="Verzeichnis2"/>
      <w:lvlText w:val="%1)"/>
      <w:lvlJc w:val="left"/>
      <w:pPr>
        <w:ind w:left="940" w:hanging="360"/>
      </w:pPr>
    </w:lvl>
    <w:lvl w:ilvl="1" w:tplc="04070019" w:tentative="1">
      <w:start w:val="1"/>
      <w:numFmt w:val="lowerLetter"/>
      <w:lvlText w:val="%2."/>
      <w:lvlJc w:val="left"/>
      <w:pPr>
        <w:ind w:left="1660" w:hanging="360"/>
      </w:pPr>
    </w:lvl>
    <w:lvl w:ilvl="2" w:tplc="0407001B" w:tentative="1">
      <w:start w:val="1"/>
      <w:numFmt w:val="lowerRoman"/>
      <w:lvlText w:val="%3."/>
      <w:lvlJc w:val="right"/>
      <w:pPr>
        <w:ind w:left="2380" w:hanging="180"/>
      </w:pPr>
    </w:lvl>
    <w:lvl w:ilvl="3" w:tplc="0407000F" w:tentative="1">
      <w:start w:val="1"/>
      <w:numFmt w:val="decimal"/>
      <w:lvlText w:val="%4."/>
      <w:lvlJc w:val="left"/>
      <w:pPr>
        <w:ind w:left="3100" w:hanging="360"/>
      </w:pPr>
    </w:lvl>
    <w:lvl w:ilvl="4" w:tplc="04070019" w:tentative="1">
      <w:start w:val="1"/>
      <w:numFmt w:val="lowerLetter"/>
      <w:lvlText w:val="%5."/>
      <w:lvlJc w:val="left"/>
      <w:pPr>
        <w:ind w:left="3820" w:hanging="360"/>
      </w:pPr>
    </w:lvl>
    <w:lvl w:ilvl="5" w:tplc="0407001B" w:tentative="1">
      <w:start w:val="1"/>
      <w:numFmt w:val="lowerRoman"/>
      <w:lvlText w:val="%6."/>
      <w:lvlJc w:val="right"/>
      <w:pPr>
        <w:ind w:left="4540" w:hanging="180"/>
      </w:pPr>
    </w:lvl>
    <w:lvl w:ilvl="6" w:tplc="0407000F" w:tentative="1">
      <w:start w:val="1"/>
      <w:numFmt w:val="decimal"/>
      <w:lvlText w:val="%7."/>
      <w:lvlJc w:val="left"/>
      <w:pPr>
        <w:ind w:left="5260" w:hanging="360"/>
      </w:pPr>
    </w:lvl>
    <w:lvl w:ilvl="7" w:tplc="04070019" w:tentative="1">
      <w:start w:val="1"/>
      <w:numFmt w:val="lowerLetter"/>
      <w:lvlText w:val="%8."/>
      <w:lvlJc w:val="left"/>
      <w:pPr>
        <w:ind w:left="5980" w:hanging="360"/>
      </w:pPr>
    </w:lvl>
    <w:lvl w:ilvl="8" w:tplc="0407001B" w:tentative="1">
      <w:start w:val="1"/>
      <w:numFmt w:val="lowerRoman"/>
      <w:lvlText w:val="%9."/>
      <w:lvlJc w:val="right"/>
      <w:pPr>
        <w:ind w:left="6700" w:hanging="180"/>
      </w:pPr>
    </w:lvl>
  </w:abstractNum>
  <w:num w:numId="1">
    <w:abstractNumId w:val="0"/>
  </w:num>
  <w:num w:numId="2">
    <w:abstractNumId w:val="1"/>
  </w:num>
  <w:num w:numId="3">
    <w:abstractNumId w:val="12"/>
  </w:num>
  <w:num w:numId="4">
    <w:abstractNumId w:val="2"/>
  </w:num>
  <w:num w:numId="5">
    <w:abstractNumId w:val="3"/>
  </w:num>
  <w:num w:numId="6">
    <w:abstractNumId w:val="7"/>
  </w:num>
  <w:num w:numId="7">
    <w:abstractNumId w:val="6"/>
  </w:num>
  <w:num w:numId="8">
    <w:abstractNumId w:val="13"/>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0"/>
  </w:num>
  <w:num w:numId="13">
    <w:abstractNumId w:val="8"/>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9"/>
  </w:num>
  <w:num w:numId="20">
    <w:abstractNumId w:val="4"/>
  </w:num>
  <w:num w:numId="21">
    <w:abstractNumId w:val="8"/>
    <w:lvlOverride w:ilvl="0">
      <w:startOverride w:val="1"/>
    </w:lvlOverride>
  </w:num>
  <w:num w:numId="22">
    <w:abstractNumId w:val="11"/>
  </w:num>
  <w:num w:numId="23">
    <w:abstractNumId w:val="11"/>
    <w:lvlOverride w:ilvl="0">
      <w:startOverride w:val="1"/>
    </w:lvlOverride>
  </w:num>
  <w:num w:numId="24">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ander Küppers">
    <w15:presenceInfo w15:providerId="Windows Live" w15:userId="b284d0f356dfed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markup="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FFB"/>
    <w:rsid w:val="000035FB"/>
    <w:rsid w:val="00027170"/>
    <w:rsid w:val="000354B3"/>
    <w:rsid w:val="00112ACD"/>
    <w:rsid w:val="00120795"/>
    <w:rsid w:val="00131422"/>
    <w:rsid w:val="00141C3A"/>
    <w:rsid w:val="001518D0"/>
    <w:rsid w:val="00154BD7"/>
    <w:rsid w:val="001914CF"/>
    <w:rsid w:val="001974E9"/>
    <w:rsid w:val="00211DF7"/>
    <w:rsid w:val="0022224F"/>
    <w:rsid w:val="00250F4B"/>
    <w:rsid w:val="00262692"/>
    <w:rsid w:val="00282DD3"/>
    <w:rsid w:val="00296AD3"/>
    <w:rsid w:val="002A1315"/>
    <w:rsid w:val="002F608A"/>
    <w:rsid w:val="002F759B"/>
    <w:rsid w:val="003139EC"/>
    <w:rsid w:val="0032259B"/>
    <w:rsid w:val="0033783A"/>
    <w:rsid w:val="00340CF7"/>
    <w:rsid w:val="00417E43"/>
    <w:rsid w:val="00452D40"/>
    <w:rsid w:val="00495B23"/>
    <w:rsid w:val="004B38B1"/>
    <w:rsid w:val="00534D3A"/>
    <w:rsid w:val="005407EE"/>
    <w:rsid w:val="005931A5"/>
    <w:rsid w:val="005B5809"/>
    <w:rsid w:val="005C6D0D"/>
    <w:rsid w:val="005F409A"/>
    <w:rsid w:val="00612646"/>
    <w:rsid w:val="00631385"/>
    <w:rsid w:val="00667DE4"/>
    <w:rsid w:val="006C1DF4"/>
    <w:rsid w:val="006C51E3"/>
    <w:rsid w:val="006D41C6"/>
    <w:rsid w:val="007521A6"/>
    <w:rsid w:val="007B3089"/>
    <w:rsid w:val="007C0323"/>
    <w:rsid w:val="00836B22"/>
    <w:rsid w:val="008410AF"/>
    <w:rsid w:val="00886453"/>
    <w:rsid w:val="008A1F99"/>
    <w:rsid w:val="008B0FFB"/>
    <w:rsid w:val="008C2E31"/>
    <w:rsid w:val="008D14CB"/>
    <w:rsid w:val="00913EF0"/>
    <w:rsid w:val="009144BE"/>
    <w:rsid w:val="00946E48"/>
    <w:rsid w:val="00962335"/>
    <w:rsid w:val="009801C0"/>
    <w:rsid w:val="009816A8"/>
    <w:rsid w:val="00984E46"/>
    <w:rsid w:val="009B083E"/>
    <w:rsid w:val="009C02E2"/>
    <w:rsid w:val="009D34C4"/>
    <w:rsid w:val="00A33008"/>
    <w:rsid w:val="00A47A1F"/>
    <w:rsid w:val="00A70C63"/>
    <w:rsid w:val="00A90D48"/>
    <w:rsid w:val="00AC4FB0"/>
    <w:rsid w:val="00B05B9D"/>
    <w:rsid w:val="00B6583E"/>
    <w:rsid w:val="00B734DF"/>
    <w:rsid w:val="00BA5F25"/>
    <w:rsid w:val="00BF67F5"/>
    <w:rsid w:val="00C1200C"/>
    <w:rsid w:val="00C22E36"/>
    <w:rsid w:val="00C22FD2"/>
    <w:rsid w:val="00C35EE3"/>
    <w:rsid w:val="00C50042"/>
    <w:rsid w:val="00C91D55"/>
    <w:rsid w:val="00C92789"/>
    <w:rsid w:val="00CB7A42"/>
    <w:rsid w:val="00CD231B"/>
    <w:rsid w:val="00CE28E6"/>
    <w:rsid w:val="00CF3156"/>
    <w:rsid w:val="00CF3EBB"/>
    <w:rsid w:val="00D0598E"/>
    <w:rsid w:val="00D406FB"/>
    <w:rsid w:val="00D4477E"/>
    <w:rsid w:val="00D63D39"/>
    <w:rsid w:val="00D75E70"/>
    <w:rsid w:val="00D95D57"/>
    <w:rsid w:val="00E35914"/>
    <w:rsid w:val="00E37028"/>
    <w:rsid w:val="00E56C5A"/>
    <w:rsid w:val="00E60245"/>
    <w:rsid w:val="00E617A2"/>
    <w:rsid w:val="00E771E9"/>
    <w:rsid w:val="00EC5A5F"/>
    <w:rsid w:val="00F3096D"/>
    <w:rsid w:val="00F35B22"/>
    <w:rsid w:val="00F7174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A9991F"/>
  <w15:docId w15:val="{F0560863-25D1-47FE-9DF4-1FF48EB9C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92789"/>
  </w:style>
  <w:style w:type="paragraph" w:styleId="berschrift1">
    <w:name w:val="heading 1"/>
    <w:basedOn w:val="Standard"/>
    <w:next w:val="Standard"/>
    <w:link w:val="berschrift1Zchn"/>
    <w:uiPriority w:val="9"/>
    <w:qFormat/>
    <w:rsid w:val="00BA5F25"/>
    <w:pPr>
      <w:keepNext/>
      <w:keepLines/>
      <w:spacing w:before="360" w:after="12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BA5F25"/>
    <w:pPr>
      <w:keepNext/>
      <w:keepLines/>
      <w:spacing w:before="160" w:after="12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7C03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33783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027170"/>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9144BE"/>
    <w:pPr>
      <w:keepNext/>
      <w:keepLines/>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9144B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A5F25"/>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BA5F25"/>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7C0323"/>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33783A"/>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027170"/>
    <w:rPr>
      <w:rFonts w:asciiTheme="majorHAnsi" w:eastAsiaTheme="majorEastAsia" w:hAnsiTheme="majorHAnsi" w:cstheme="majorBidi"/>
      <w:color w:val="2E74B5" w:themeColor="accent1" w:themeShade="BF"/>
    </w:rPr>
  </w:style>
  <w:style w:type="paragraph" w:styleId="KeinLeerraum">
    <w:name w:val="No Spacing"/>
    <w:link w:val="KeinLeerraumZchn"/>
    <w:uiPriority w:val="1"/>
    <w:qFormat/>
    <w:rsid w:val="008B0FFB"/>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B0FFB"/>
    <w:rPr>
      <w:rFonts w:eastAsiaTheme="minorEastAsia"/>
      <w:lang w:eastAsia="de-DE"/>
    </w:rPr>
  </w:style>
  <w:style w:type="paragraph" w:styleId="Inhaltsverzeichnisberschrift">
    <w:name w:val="TOC Heading"/>
    <w:basedOn w:val="berschrift1"/>
    <w:next w:val="Standard"/>
    <w:uiPriority w:val="39"/>
    <w:unhideWhenUsed/>
    <w:qFormat/>
    <w:rsid w:val="008B0FFB"/>
    <w:pPr>
      <w:outlineLvl w:val="9"/>
    </w:pPr>
    <w:rPr>
      <w:lang w:eastAsia="de-DE"/>
    </w:rPr>
  </w:style>
  <w:style w:type="paragraph" w:styleId="Verzeichnis1">
    <w:name w:val="toc 1"/>
    <w:basedOn w:val="Standard"/>
    <w:next w:val="Standard"/>
    <w:autoRedefine/>
    <w:uiPriority w:val="39"/>
    <w:unhideWhenUsed/>
    <w:rsid w:val="009144BE"/>
    <w:pPr>
      <w:numPr>
        <w:numId w:val="7"/>
      </w:numPr>
      <w:tabs>
        <w:tab w:val="right" w:leader="dot" w:pos="9062"/>
      </w:tabs>
      <w:spacing w:after="100"/>
    </w:pPr>
  </w:style>
  <w:style w:type="character" w:styleId="Hyperlink">
    <w:name w:val="Hyperlink"/>
    <w:basedOn w:val="Absatz-Standardschriftart"/>
    <w:uiPriority w:val="99"/>
    <w:unhideWhenUsed/>
    <w:rsid w:val="008B0FFB"/>
    <w:rPr>
      <w:color w:val="0563C1" w:themeColor="hyperlink"/>
      <w:u w:val="single"/>
    </w:rPr>
  </w:style>
  <w:style w:type="paragraph" w:styleId="Listenabsatz">
    <w:name w:val="List Paragraph"/>
    <w:basedOn w:val="Standard"/>
    <w:uiPriority w:val="34"/>
    <w:qFormat/>
    <w:rsid w:val="00BA5F25"/>
    <w:pPr>
      <w:ind w:left="720"/>
      <w:contextualSpacing/>
    </w:pPr>
  </w:style>
  <w:style w:type="paragraph" w:styleId="Funotentext">
    <w:name w:val="footnote text"/>
    <w:basedOn w:val="Standard"/>
    <w:link w:val="FunotentextZchn"/>
    <w:uiPriority w:val="99"/>
    <w:semiHidden/>
    <w:unhideWhenUsed/>
    <w:rsid w:val="00A70C6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70C63"/>
    <w:rPr>
      <w:sz w:val="20"/>
      <w:szCs w:val="20"/>
    </w:rPr>
  </w:style>
  <w:style w:type="character" w:styleId="Funotenzeichen">
    <w:name w:val="footnote reference"/>
    <w:basedOn w:val="Absatz-Standardschriftart"/>
    <w:uiPriority w:val="99"/>
    <w:semiHidden/>
    <w:unhideWhenUsed/>
    <w:rsid w:val="00A70C63"/>
    <w:rPr>
      <w:vertAlign w:val="superscript"/>
    </w:rPr>
  </w:style>
  <w:style w:type="paragraph" w:styleId="Verzeichnis2">
    <w:name w:val="toc 2"/>
    <w:basedOn w:val="Standard"/>
    <w:next w:val="Standard"/>
    <w:link w:val="Verzeichnis2Zchn"/>
    <w:autoRedefine/>
    <w:uiPriority w:val="39"/>
    <w:unhideWhenUsed/>
    <w:rsid w:val="00984E46"/>
    <w:pPr>
      <w:numPr>
        <w:numId w:val="8"/>
      </w:numPr>
      <w:tabs>
        <w:tab w:val="right" w:leader="dot" w:pos="9062"/>
      </w:tabs>
      <w:spacing w:after="100"/>
    </w:pPr>
  </w:style>
  <w:style w:type="paragraph" w:styleId="Verzeichnis3">
    <w:name w:val="toc 3"/>
    <w:basedOn w:val="Standard"/>
    <w:next w:val="Standard"/>
    <w:autoRedefine/>
    <w:uiPriority w:val="39"/>
    <w:unhideWhenUsed/>
    <w:rsid w:val="00F71747"/>
    <w:pPr>
      <w:numPr>
        <w:numId w:val="12"/>
      </w:numPr>
      <w:spacing w:after="100"/>
    </w:pPr>
  </w:style>
  <w:style w:type="paragraph" w:styleId="Kopfzeile">
    <w:name w:val="header"/>
    <w:basedOn w:val="Standard"/>
    <w:link w:val="KopfzeileZchn"/>
    <w:uiPriority w:val="99"/>
    <w:unhideWhenUsed/>
    <w:rsid w:val="00C5004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50042"/>
  </w:style>
  <w:style w:type="paragraph" w:styleId="Fuzeile">
    <w:name w:val="footer"/>
    <w:basedOn w:val="Standard"/>
    <w:link w:val="FuzeileZchn"/>
    <w:uiPriority w:val="99"/>
    <w:unhideWhenUsed/>
    <w:rsid w:val="00C5004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50042"/>
  </w:style>
  <w:style w:type="paragraph" w:styleId="Beschriftung">
    <w:name w:val="caption"/>
    <w:basedOn w:val="Standard"/>
    <w:next w:val="Standard"/>
    <w:uiPriority w:val="35"/>
    <w:unhideWhenUsed/>
    <w:qFormat/>
    <w:rsid w:val="000354B3"/>
    <w:pPr>
      <w:spacing w:after="200" w:line="240" w:lineRule="auto"/>
    </w:pPr>
    <w:rPr>
      <w:i/>
      <w:iCs/>
      <w:color w:val="44546A" w:themeColor="text2"/>
      <w:sz w:val="18"/>
      <w:szCs w:val="18"/>
    </w:rPr>
  </w:style>
  <w:style w:type="character" w:customStyle="1" w:styleId="HTMLVorformatiertZchn">
    <w:name w:val="HTML Vorformatiert Zchn"/>
    <w:basedOn w:val="Absatz-Standardschriftart"/>
    <w:link w:val="HTMLVorformatiert"/>
    <w:uiPriority w:val="99"/>
    <w:rsid w:val="00027170"/>
    <w:rPr>
      <w:rFonts w:ascii="Courier New" w:eastAsia="Times New Roman" w:hAnsi="Courier New" w:cs="Courier New"/>
      <w:sz w:val="20"/>
      <w:szCs w:val="20"/>
      <w:lang w:eastAsia="de-DE"/>
    </w:rPr>
  </w:style>
  <w:style w:type="paragraph" w:styleId="HTMLVorformatiert">
    <w:name w:val="HTML Preformatted"/>
    <w:basedOn w:val="Standard"/>
    <w:link w:val="HTMLVorformatiertZchn"/>
    <w:uiPriority w:val="99"/>
    <w:unhideWhenUsed/>
    <w:rsid w:val="00027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pln">
    <w:name w:val="pln"/>
    <w:basedOn w:val="Absatz-Standardschriftart"/>
    <w:rsid w:val="00027170"/>
  </w:style>
  <w:style w:type="character" w:customStyle="1" w:styleId="pun">
    <w:name w:val="pun"/>
    <w:basedOn w:val="Absatz-Standardschriftart"/>
    <w:rsid w:val="00027170"/>
  </w:style>
  <w:style w:type="character" w:customStyle="1" w:styleId="typ">
    <w:name w:val="typ"/>
    <w:basedOn w:val="Absatz-Standardschriftart"/>
    <w:rsid w:val="00027170"/>
  </w:style>
  <w:style w:type="character" w:customStyle="1" w:styleId="kwd">
    <w:name w:val="kwd"/>
    <w:basedOn w:val="Absatz-Standardschriftart"/>
    <w:rsid w:val="00027170"/>
  </w:style>
  <w:style w:type="character" w:customStyle="1" w:styleId="com">
    <w:name w:val="com"/>
    <w:basedOn w:val="Absatz-Standardschriftart"/>
    <w:rsid w:val="00027170"/>
  </w:style>
  <w:style w:type="character" w:customStyle="1" w:styleId="lit">
    <w:name w:val="lit"/>
    <w:basedOn w:val="Absatz-Standardschriftart"/>
    <w:rsid w:val="00027170"/>
  </w:style>
  <w:style w:type="character" w:customStyle="1" w:styleId="str">
    <w:name w:val="str"/>
    <w:basedOn w:val="Absatz-Standardschriftart"/>
    <w:rsid w:val="00027170"/>
  </w:style>
  <w:style w:type="paragraph" w:styleId="Verzeichnis4">
    <w:name w:val="toc 4"/>
    <w:basedOn w:val="Standard"/>
    <w:next w:val="Standard"/>
    <w:autoRedefine/>
    <w:uiPriority w:val="39"/>
    <w:unhideWhenUsed/>
    <w:rsid w:val="003139EC"/>
    <w:pPr>
      <w:numPr>
        <w:numId w:val="24"/>
      </w:numPr>
      <w:tabs>
        <w:tab w:val="right" w:leader="dot" w:pos="9062"/>
      </w:tabs>
      <w:spacing w:after="0" w:line="240" w:lineRule="auto"/>
    </w:pPr>
  </w:style>
  <w:style w:type="paragraph" w:styleId="Sprechblasentext">
    <w:name w:val="Balloon Text"/>
    <w:basedOn w:val="Standard"/>
    <w:link w:val="SprechblasentextZchn"/>
    <w:uiPriority w:val="99"/>
    <w:semiHidden/>
    <w:unhideWhenUsed/>
    <w:rsid w:val="00A47A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47A1F"/>
    <w:rPr>
      <w:rFonts w:ascii="Tahoma" w:hAnsi="Tahoma" w:cs="Tahoma"/>
      <w:sz w:val="16"/>
      <w:szCs w:val="16"/>
    </w:rPr>
  </w:style>
  <w:style w:type="character" w:styleId="Kommentarzeichen">
    <w:name w:val="annotation reference"/>
    <w:basedOn w:val="Absatz-Standardschriftart"/>
    <w:uiPriority w:val="99"/>
    <w:semiHidden/>
    <w:unhideWhenUsed/>
    <w:rsid w:val="00A47A1F"/>
    <w:rPr>
      <w:sz w:val="16"/>
      <w:szCs w:val="16"/>
    </w:rPr>
  </w:style>
  <w:style w:type="paragraph" w:styleId="Kommentartext">
    <w:name w:val="annotation text"/>
    <w:basedOn w:val="Standard"/>
    <w:link w:val="KommentartextZchn"/>
    <w:uiPriority w:val="99"/>
    <w:semiHidden/>
    <w:unhideWhenUsed/>
    <w:rsid w:val="00A47A1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47A1F"/>
    <w:rPr>
      <w:sz w:val="20"/>
      <w:szCs w:val="20"/>
    </w:rPr>
  </w:style>
  <w:style w:type="paragraph" w:styleId="Kommentarthema">
    <w:name w:val="annotation subject"/>
    <w:basedOn w:val="Kommentartext"/>
    <w:next w:val="Kommentartext"/>
    <w:link w:val="KommentarthemaZchn"/>
    <w:uiPriority w:val="99"/>
    <w:semiHidden/>
    <w:unhideWhenUsed/>
    <w:rsid w:val="00A47A1F"/>
    <w:rPr>
      <w:b/>
      <w:bCs/>
    </w:rPr>
  </w:style>
  <w:style w:type="character" w:customStyle="1" w:styleId="KommentarthemaZchn">
    <w:name w:val="Kommentarthema Zchn"/>
    <w:basedOn w:val="KommentartextZchn"/>
    <w:link w:val="Kommentarthema"/>
    <w:uiPriority w:val="99"/>
    <w:semiHidden/>
    <w:rsid w:val="00A47A1F"/>
    <w:rPr>
      <w:b/>
      <w:bCs/>
      <w:sz w:val="20"/>
      <w:szCs w:val="20"/>
    </w:rPr>
  </w:style>
  <w:style w:type="paragraph" w:styleId="berarbeitung">
    <w:name w:val="Revision"/>
    <w:hidden/>
    <w:uiPriority w:val="99"/>
    <w:semiHidden/>
    <w:rsid w:val="00984E46"/>
    <w:pPr>
      <w:spacing w:after="0" w:line="240" w:lineRule="auto"/>
    </w:pPr>
  </w:style>
  <w:style w:type="character" w:customStyle="1" w:styleId="Verzeichnis2Zchn">
    <w:name w:val="Verzeichnis 2 Zchn"/>
    <w:basedOn w:val="Absatz-Standardschriftart"/>
    <w:link w:val="Verzeichnis2"/>
    <w:uiPriority w:val="39"/>
    <w:rsid w:val="00984E46"/>
  </w:style>
  <w:style w:type="paragraph" w:styleId="Verzeichnis6">
    <w:name w:val="toc 6"/>
    <w:basedOn w:val="Standard"/>
    <w:next w:val="Standard"/>
    <w:autoRedefine/>
    <w:uiPriority w:val="39"/>
    <w:unhideWhenUsed/>
    <w:rsid w:val="00120795"/>
    <w:pPr>
      <w:spacing w:after="100"/>
      <w:ind w:left="1100"/>
    </w:pPr>
    <w:rPr>
      <w:rFonts w:eastAsiaTheme="minorEastAsia"/>
      <w:lang w:eastAsia="de-DE"/>
    </w:rPr>
  </w:style>
  <w:style w:type="paragraph" w:styleId="Verzeichnis5">
    <w:name w:val="toc 5"/>
    <w:basedOn w:val="Standard"/>
    <w:next w:val="Standard"/>
    <w:autoRedefine/>
    <w:uiPriority w:val="39"/>
    <w:unhideWhenUsed/>
    <w:rsid w:val="00120795"/>
    <w:pPr>
      <w:numPr>
        <w:numId w:val="20"/>
      </w:numPr>
      <w:spacing w:after="100"/>
    </w:pPr>
  </w:style>
  <w:style w:type="paragraph" w:styleId="Verzeichnis7">
    <w:name w:val="toc 7"/>
    <w:basedOn w:val="Standard"/>
    <w:next w:val="Standard"/>
    <w:autoRedefine/>
    <w:uiPriority w:val="39"/>
    <w:unhideWhenUsed/>
    <w:rsid w:val="00120795"/>
    <w:pPr>
      <w:spacing w:after="100"/>
      <w:ind w:left="1320"/>
    </w:pPr>
    <w:rPr>
      <w:rFonts w:eastAsiaTheme="minorEastAsia"/>
      <w:lang w:eastAsia="de-DE"/>
    </w:rPr>
  </w:style>
  <w:style w:type="paragraph" w:styleId="Verzeichnis8">
    <w:name w:val="toc 8"/>
    <w:basedOn w:val="Standard"/>
    <w:next w:val="Standard"/>
    <w:autoRedefine/>
    <w:uiPriority w:val="39"/>
    <w:unhideWhenUsed/>
    <w:rsid w:val="00120795"/>
    <w:pPr>
      <w:spacing w:after="100"/>
      <w:ind w:left="1540"/>
    </w:pPr>
    <w:rPr>
      <w:rFonts w:eastAsiaTheme="minorEastAsia"/>
      <w:lang w:eastAsia="de-DE"/>
    </w:rPr>
  </w:style>
  <w:style w:type="paragraph" w:styleId="Verzeichnis9">
    <w:name w:val="toc 9"/>
    <w:basedOn w:val="Standard"/>
    <w:next w:val="Standard"/>
    <w:autoRedefine/>
    <w:uiPriority w:val="39"/>
    <w:unhideWhenUsed/>
    <w:rsid w:val="00120795"/>
    <w:pPr>
      <w:spacing w:after="100"/>
      <w:ind w:left="1760"/>
    </w:pPr>
    <w:rPr>
      <w:rFonts w:eastAsiaTheme="minorEastAsia"/>
      <w:lang w:eastAsia="de-DE"/>
    </w:rPr>
  </w:style>
  <w:style w:type="paragraph" w:styleId="Titel">
    <w:name w:val="Title"/>
    <w:basedOn w:val="Standard"/>
    <w:next w:val="Standard"/>
    <w:link w:val="TitelZchn"/>
    <w:uiPriority w:val="10"/>
    <w:qFormat/>
    <w:rsid w:val="009144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144BE"/>
    <w:rPr>
      <w:rFonts w:asciiTheme="majorHAnsi" w:eastAsiaTheme="majorEastAsia" w:hAnsiTheme="majorHAnsi" w:cstheme="majorBidi"/>
      <w:spacing w:val="-10"/>
      <w:kern w:val="28"/>
      <w:sz w:val="56"/>
      <w:szCs w:val="56"/>
    </w:rPr>
  </w:style>
  <w:style w:type="character" w:customStyle="1" w:styleId="berschrift6Zchn">
    <w:name w:val="Überschrift 6 Zchn"/>
    <w:basedOn w:val="Absatz-Standardschriftart"/>
    <w:link w:val="berschrift6"/>
    <w:uiPriority w:val="9"/>
    <w:rsid w:val="009144BE"/>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9144BE"/>
    <w:rPr>
      <w:rFonts w:asciiTheme="majorHAnsi" w:eastAsiaTheme="majorEastAsia" w:hAnsiTheme="majorHAnsi" w:cstheme="majorBidi"/>
      <w:i/>
      <w:iCs/>
      <w:color w:val="1F4D78" w:themeColor="accent1" w:themeShade="7F"/>
    </w:rPr>
  </w:style>
  <w:style w:type="table" w:styleId="Tabellenraster">
    <w:name w:val="Table Grid"/>
    <w:basedOn w:val="NormaleTabelle"/>
    <w:uiPriority w:val="39"/>
    <w:rsid w:val="00151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5">
    <w:name w:val="Plain Table 5"/>
    <w:basedOn w:val="NormaleTabelle"/>
    <w:uiPriority w:val="45"/>
    <w:rsid w:val="001518D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650489">
      <w:bodyDiv w:val="1"/>
      <w:marLeft w:val="0"/>
      <w:marRight w:val="0"/>
      <w:marTop w:val="0"/>
      <w:marBottom w:val="0"/>
      <w:divBdr>
        <w:top w:val="none" w:sz="0" w:space="0" w:color="auto"/>
        <w:left w:val="none" w:sz="0" w:space="0" w:color="auto"/>
        <w:bottom w:val="none" w:sz="0" w:space="0" w:color="auto"/>
        <w:right w:val="none" w:sz="0" w:space="0" w:color="auto"/>
      </w:divBdr>
    </w:div>
    <w:div w:id="1090352720">
      <w:bodyDiv w:val="1"/>
      <w:marLeft w:val="0"/>
      <w:marRight w:val="0"/>
      <w:marTop w:val="0"/>
      <w:marBottom w:val="0"/>
      <w:divBdr>
        <w:top w:val="none" w:sz="0" w:space="0" w:color="auto"/>
        <w:left w:val="none" w:sz="0" w:space="0" w:color="auto"/>
        <w:bottom w:val="none" w:sz="0" w:space="0" w:color="auto"/>
        <w:right w:val="none" w:sz="0" w:space="0" w:color="auto"/>
      </w:divBdr>
    </w:div>
    <w:div w:id="1249541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github.com/damonkohler/sl4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ndroid-scripting.googlecode.com/files/sl4a_r6.apk"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410"/>
    <w:rsid w:val="0030241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E165DAB47434833B35C5D393E2109ED">
    <w:name w:val="BE165DAB47434833B35C5D393E2109ED"/>
    <w:rsid w:val="00302410"/>
  </w:style>
  <w:style w:type="paragraph" w:customStyle="1" w:styleId="AE947240D1E34394898134C87C0CBABB">
    <w:name w:val="AE947240D1E34394898134C87C0CBABB"/>
    <w:rsid w:val="00302410"/>
  </w:style>
  <w:style w:type="paragraph" w:customStyle="1" w:styleId="A559296428FE408B96E2C345EC46C365">
    <w:name w:val="A559296428FE408B96E2C345EC46C365"/>
    <w:rsid w:val="003024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2015-04-17T00:00:00</PublishDate>
  <Abstract/>
  <CompanyAddress>DHBW Mannheim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93211B-E341-416D-A739-907A0C42A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8130</Words>
  <Characters>51224</Characters>
  <Application>Microsoft Office Word</Application>
  <DocSecurity>0</DocSecurity>
  <Lines>426</Lines>
  <Paragraphs>118</Paragraphs>
  <ScaleCrop>false</ScaleCrop>
  <HeadingPairs>
    <vt:vector size="2" baseType="variant">
      <vt:variant>
        <vt:lpstr>Titel</vt:lpstr>
      </vt:variant>
      <vt:variant>
        <vt:i4>1</vt:i4>
      </vt:variant>
    </vt:vector>
  </HeadingPairs>
  <TitlesOfParts>
    <vt:vector size="1" baseType="lpstr">
      <vt:lpstr>Bedienungsanleitung</vt:lpstr>
    </vt:vector>
  </TitlesOfParts>
  <Company>Team MYO</Company>
  <LinksUpToDate>false</LinksUpToDate>
  <CharactersWithSpaces>59236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Bedienungsanleitung</dc:title>
  <dc:subject>MYO Script Control</dc:subject>
  <dc:creator>Daniel Thomalla, Marco Meyer, Simon Diggelmann, Tabea Kiupel, Felix Helfrich, Alexander Küppers</dc:creator>
  <cp:keywords/>
  <dc:description/>
  <cp:lastModifiedBy>Alexander Küppers</cp:lastModifiedBy>
  <cp:revision>17</cp:revision>
  <dcterms:created xsi:type="dcterms:W3CDTF">2015-04-21T17:44:00Z</dcterms:created>
  <dcterms:modified xsi:type="dcterms:W3CDTF">2015-04-21T20:29:00Z</dcterms:modified>
</cp:coreProperties>
</file>